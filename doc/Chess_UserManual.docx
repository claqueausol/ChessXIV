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95A" w:rsidRDefault="00D1095A" w:rsidP="00D1095A">
      <w:pPr>
        <w:jc w:val="center"/>
      </w:pPr>
      <w:bookmarkStart w:id="0" w:name="_GoBack"/>
      <w:r>
        <w:rPr>
          <w:noProof/>
        </w:rPr>
        <w:drawing>
          <wp:inline distT="0" distB="0" distL="0" distR="0" wp14:anchorId="7368FFC5" wp14:editId="1E29264C">
            <wp:extent cx="5388055" cy="3924300"/>
            <wp:effectExtent l="0" t="0" r="3175" b="0"/>
            <wp:docPr id="1" name="Picture 1" descr="http://thehighlandsri.com/wp-content/uploads/2013/05/grandmaster_chess_setl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highlandsri.com/wp-content/uploads/2013/05/grandmaster_chess_setl6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055" cy="3924300"/>
                    </a:xfrm>
                    <a:prstGeom prst="rect">
                      <a:avLst/>
                    </a:prstGeom>
                    <a:noFill/>
                    <a:ln>
                      <a:noFill/>
                    </a:ln>
                  </pic:spPr>
                </pic:pic>
              </a:graphicData>
            </a:graphic>
          </wp:inline>
        </w:drawing>
      </w:r>
    </w:p>
    <w:bookmarkEnd w:id="0"/>
    <w:p w:rsidR="00B13A4D" w:rsidRDefault="00B13A4D" w:rsidP="00B13A4D"/>
    <w:p w:rsidR="00D1095A" w:rsidRPr="00B13A4D" w:rsidRDefault="00D1095A" w:rsidP="00B13A4D">
      <w:pPr>
        <w:pStyle w:val="Title"/>
        <w:jc w:val="center"/>
        <w:rPr>
          <w:rFonts w:ascii="Cambria Math" w:hAnsi="Cambria Math"/>
        </w:rPr>
      </w:pPr>
      <w:r w:rsidRPr="00B13A4D">
        <w:rPr>
          <w:rFonts w:ascii="Cambria Math" w:hAnsi="Cambria Math"/>
        </w:rPr>
        <w:t xml:space="preserve">Chess </w:t>
      </w:r>
      <w:r w:rsidR="00F92F1A">
        <w:rPr>
          <w:rFonts w:ascii="Cambria Math" w:hAnsi="Cambria Math"/>
        </w:rPr>
        <w:t>XIV</w:t>
      </w:r>
    </w:p>
    <w:p w:rsidR="00D1095A" w:rsidRDefault="00D1095A" w:rsidP="00D1095A">
      <w:pPr>
        <w:jc w:val="center"/>
      </w:pPr>
      <w:r>
        <w:t xml:space="preserve">Version </w:t>
      </w:r>
      <w:r w:rsidR="00287B58">
        <w:t>1.0</w:t>
      </w:r>
    </w:p>
    <w:p w:rsidR="00EA105F" w:rsidRDefault="00EA105F" w:rsidP="00D1095A">
      <w:pPr>
        <w:jc w:val="center"/>
      </w:pPr>
    </w:p>
    <w:p w:rsidR="00EA105F" w:rsidRDefault="004C1A2E" w:rsidP="00D1095A">
      <w:pPr>
        <w:jc w:val="center"/>
      </w:pPr>
      <w:r>
        <w:t>Team 1</w:t>
      </w:r>
    </w:p>
    <w:p w:rsidR="002C351A" w:rsidRDefault="002C351A" w:rsidP="00EA105F">
      <w:pPr>
        <w:pStyle w:val="NoSpacing"/>
        <w:spacing w:line="360" w:lineRule="auto"/>
        <w:jc w:val="center"/>
      </w:pPr>
      <w:r>
        <w:t>Hanchel Chang</w:t>
      </w:r>
    </w:p>
    <w:p w:rsidR="002C351A" w:rsidRPr="002142B5" w:rsidRDefault="002C351A" w:rsidP="00EA105F">
      <w:pPr>
        <w:pStyle w:val="NoSpacing"/>
        <w:spacing w:line="360" w:lineRule="auto"/>
        <w:jc w:val="center"/>
        <w:rPr>
          <w:lang w:val="es-ES"/>
        </w:rPr>
      </w:pPr>
      <w:r w:rsidRPr="002142B5">
        <w:rPr>
          <w:lang w:val="es-ES"/>
        </w:rPr>
        <w:t>Quan Chau</w:t>
      </w:r>
    </w:p>
    <w:p w:rsidR="002C351A" w:rsidRPr="002142B5" w:rsidRDefault="002C351A" w:rsidP="00EA105F">
      <w:pPr>
        <w:pStyle w:val="NoSpacing"/>
        <w:spacing w:line="360" w:lineRule="auto"/>
        <w:jc w:val="center"/>
        <w:rPr>
          <w:lang w:val="es-ES"/>
        </w:rPr>
      </w:pPr>
      <w:r w:rsidRPr="002142B5">
        <w:rPr>
          <w:lang w:val="es-ES"/>
        </w:rPr>
        <w:t>Kevin Duong</w:t>
      </w:r>
    </w:p>
    <w:p w:rsidR="002C351A" w:rsidRPr="002C351A" w:rsidRDefault="002C351A" w:rsidP="00EA105F">
      <w:pPr>
        <w:pStyle w:val="NoSpacing"/>
        <w:spacing w:line="360" w:lineRule="auto"/>
        <w:jc w:val="center"/>
        <w:rPr>
          <w:lang w:val="es-ES"/>
        </w:rPr>
      </w:pPr>
      <w:r w:rsidRPr="002C351A">
        <w:rPr>
          <w:lang w:val="es-ES"/>
        </w:rPr>
        <w:t>Lloyd Estacio</w:t>
      </w:r>
    </w:p>
    <w:p w:rsidR="002C351A" w:rsidRPr="002142B5" w:rsidRDefault="002C351A" w:rsidP="00EA105F">
      <w:pPr>
        <w:pStyle w:val="NoSpacing"/>
        <w:spacing w:line="360" w:lineRule="auto"/>
        <w:jc w:val="center"/>
      </w:pPr>
      <w:r w:rsidRPr="002142B5">
        <w:t>Jamie Lee</w:t>
      </w:r>
    </w:p>
    <w:p w:rsidR="002C351A" w:rsidRPr="002142B5" w:rsidRDefault="002C351A" w:rsidP="00EA105F">
      <w:pPr>
        <w:pStyle w:val="NoSpacing"/>
        <w:spacing w:line="360" w:lineRule="auto"/>
        <w:jc w:val="center"/>
      </w:pPr>
      <w:r w:rsidRPr="002142B5">
        <w:t>Ryan Morrison</w:t>
      </w:r>
    </w:p>
    <w:p w:rsidR="002C351A" w:rsidRDefault="002C351A" w:rsidP="00EA105F">
      <w:pPr>
        <w:pStyle w:val="NoSpacing"/>
        <w:spacing w:line="360" w:lineRule="auto"/>
        <w:jc w:val="center"/>
      </w:pPr>
      <w:r w:rsidRPr="00375BB6">
        <w:t>Andrew Trinh</w:t>
      </w:r>
    </w:p>
    <w:p w:rsidR="00826AB5" w:rsidRDefault="00826AB5" w:rsidP="002C351A">
      <w:pPr>
        <w:jc w:val="center"/>
      </w:pPr>
    </w:p>
    <w:p w:rsidR="00D1095A" w:rsidRDefault="004F19F3" w:rsidP="002C351A">
      <w:pPr>
        <w:jc w:val="center"/>
      </w:pPr>
      <w:r>
        <w:t>University of California: Irvine</w:t>
      </w:r>
    </w:p>
    <w:sdt>
      <w:sdtPr>
        <w:rPr>
          <w:rFonts w:eastAsiaTheme="minorHAnsi" w:cstheme="minorBidi"/>
          <w:bCs w:val="0"/>
          <w:color w:val="auto"/>
          <w:sz w:val="22"/>
          <w:szCs w:val="22"/>
          <w:lang w:eastAsia="en-US"/>
        </w:rPr>
        <w:id w:val="89669043"/>
        <w:docPartObj>
          <w:docPartGallery w:val="Table of Contents"/>
          <w:docPartUnique/>
        </w:docPartObj>
      </w:sdtPr>
      <w:sdtEndPr>
        <w:rPr>
          <w:b/>
          <w:noProof/>
        </w:rPr>
      </w:sdtEndPr>
      <w:sdtContent>
        <w:p w:rsidR="00445422" w:rsidRDefault="00445422">
          <w:pPr>
            <w:pStyle w:val="TOCHeading"/>
          </w:pPr>
          <w:r>
            <w:t>Table of Contents</w:t>
          </w:r>
        </w:p>
        <w:p w:rsidR="00311962" w:rsidRDefault="0044542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79190174" w:history="1">
            <w:r w:rsidR="00311962" w:rsidRPr="00AB7C1A">
              <w:rPr>
                <w:rStyle w:val="Hyperlink"/>
                <w:noProof/>
              </w:rPr>
              <w:t>Glossary</w:t>
            </w:r>
            <w:r w:rsidR="00311962">
              <w:rPr>
                <w:noProof/>
                <w:webHidden/>
              </w:rPr>
              <w:tab/>
            </w:r>
            <w:r w:rsidR="00311962">
              <w:rPr>
                <w:noProof/>
                <w:webHidden/>
              </w:rPr>
              <w:fldChar w:fldCharType="begin"/>
            </w:r>
            <w:r w:rsidR="00311962">
              <w:rPr>
                <w:noProof/>
                <w:webHidden/>
              </w:rPr>
              <w:instrText xml:space="preserve"> PAGEREF _Toc379190174 \h </w:instrText>
            </w:r>
            <w:r w:rsidR="00311962">
              <w:rPr>
                <w:noProof/>
                <w:webHidden/>
              </w:rPr>
            </w:r>
            <w:r w:rsidR="00311962">
              <w:rPr>
                <w:noProof/>
                <w:webHidden/>
              </w:rPr>
              <w:fldChar w:fldCharType="separate"/>
            </w:r>
            <w:r w:rsidR="00311962">
              <w:rPr>
                <w:noProof/>
                <w:webHidden/>
              </w:rPr>
              <w:t>1</w:t>
            </w:r>
            <w:r w:rsidR="00311962">
              <w:rPr>
                <w:noProof/>
                <w:webHidden/>
              </w:rPr>
              <w:fldChar w:fldCharType="end"/>
            </w:r>
          </w:hyperlink>
        </w:p>
        <w:p w:rsidR="00311962" w:rsidRDefault="00810CEE">
          <w:pPr>
            <w:pStyle w:val="TOC1"/>
            <w:tabs>
              <w:tab w:val="right" w:leader="dot" w:pos="9350"/>
            </w:tabs>
            <w:rPr>
              <w:rFonts w:asciiTheme="minorHAnsi" w:eastAsiaTheme="minorEastAsia" w:hAnsiTheme="minorHAnsi"/>
              <w:noProof/>
            </w:rPr>
          </w:pPr>
          <w:hyperlink w:anchor="_Toc379190175" w:history="1">
            <w:r w:rsidR="00311962" w:rsidRPr="00AB7C1A">
              <w:rPr>
                <w:rStyle w:val="Hyperlink"/>
                <w:noProof/>
              </w:rPr>
              <w:t>1: Computer Chess</w:t>
            </w:r>
            <w:r w:rsidR="00311962">
              <w:rPr>
                <w:noProof/>
                <w:webHidden/>
              </w:rPr>
              <w:tab/>
            </w:r>
            <w:r w:rsidR="00311962">
              <w:rPr>
                <w:noProof/>
                <w:webHidden/>
              </w:rPr>
              <w:fldChar w:fldCharType="begin"/>
            </w:r>
            <w:r w:rsidR="00311962">
              <w:rPr>
                <w:noProof/>
                <w:webHidden/>
              </w:rPr>
              <w:instrText xml:space="preserve"> PAGEREF _Toc379190175 \h </w:instrText>
            </w:r>
            <w:r w:rsidR="00311962">
              <w:rPr>
                <w:noProof/>
                <w:webHidden/>
              </w:rPr>
            </w:r>
            <w:r w:rsidR="00311962">
              <w:rPr>
                <w:noProof/>
                <w:webHidden/>
              </w:rPr>
              <w:fldChar w:fldCharType="separate"/>
            </w:r>
            <w:r w:rsidR="00311962">
              <w:rPr>
                <w:noProof/>
                <w:webHidden/>
              </w:rPr>
              <w:t>2</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76" w:history="1">
            <w:r w:rsidR="00311962" w:rsidRPr="00AB7C1A">
              <w:rPr>
                <w:rStyle w:val="Hyperlink"/>
                <w:noProof/>
              </w:rPr>
              <w:t>1.1</w:t>
            </w:r>
            <w:r w:rsidR="00311962">
              <w:rPr>
                <w:rFonts w:asciiTheme="minorHAnsi" w:eastAsiaTheme="minorEastAsia" w:hAnsiTheme="minorHAnsi"/>
                <w:noProof/>
              </w:rPr>
              <w:tab/>
            </w:r>
            <w:r w:rsidR="00311962" w:rsidRPr="00AB7C1A">
              <w:rPr>
                <w:rStyle w:val="Hyperlink"/>
                <w:noProof/>
              </w:rPr>
              <w:t>Usage Scenario</w:t>
            </w:r>
            <w:r w:rsidR="00311962">
              <w:rPr>
                <w:noProof/>
                <w:webHidden/>
              </w:rPr>
              <w:tab/>
            </w:r>
            <w:r w:rsidR="00311962">
              <w:rPr>
                <w:noProof/>
                <w:webHidden/>
              </w:rPr>
              <w:fldChar w:fldCharType="begin"/>
            </w:r>
            <w:r w:rsidR="00311962">
              <w:rPr>
                <w:noProof/>
                <w:webHidden/>
              </w:rPr>
              <w:instrText xml:space="preserve"> PAGEREF _Toc379190176 \h </w:instrText>
            </w:r>
            <w:r w:rsidR="00311962">
              <w:rPr>
                <w:noProof/>
                <w:webHidden/>
              </w:rPr>
            </w:r>
            <w:r w:rsidR="00311962">
              <w:rPr>
                <w:noProof/>
                <w:webHidden/>
              </w:rPr>
              <w:fldChar w:fldCharType="separate"/>
            </w:r>
            <w:r w:rsidR="00311962">
              <w:rPr>
                <w:noProof/>
                <w:webHidden/>
              </w:rPr>
              <w:t>2</w:t>
            </w:r>
            <w:r w:rsidR="00311962">
              <w:rPr>
                <w:noProof/>
                <w:webHidden/>
              </w:rPr>
              <w:fldChar w:fldCharType="end"/>
            </w:r>
          </w:hyperlink>
        </w:p>
        <w:p w:rsidR="00311962" w:rsidRDefault="00810CEE">
          <w:pPr>
            <w:pStyle w:val="TOC3"/>
            <w:tabs>
              <w:tab w:val="right" w:leader="dot" w:pos="9350"/>
            </w:tabs>
            <w:rPr>
              <w:rFonts w:asciiTheme="minorHAnsi" w:eastAsiaTheme="minorEastAsia" w:hAnsiTheme="minorHAnsi"/>
              <w:noProof/>
            </w:rPr>
          </w:pPr>
          <w:hyperlink w:anchor="_Toc379190177" w:history="1">
            <w:r w:rsidR="00311962" w:rsidRPr="00AB7C1A">
              <w:rPr>
                <w:rStyle w:val="Hyperlink"/>
                <w:noProof/>
              </w:rPr>
              <w:t>Main Menu</w:t>
            </w:r>
            <w:r w:rsidR="00311962">
              <w:rPr>
                <w:noProof/>
                <w:webHidden/>
              </w:rPr>
              <w:tab/>
            </w:r>
            <w:r w:rsidR="00311962">
              <w:rPr>
                <w:noProof/>
                <w:webHidden/>
              </w:rPr>
              <w:fldChar w:fldCharType="begin"/>
            </w:r>
            <w:r w:rsidR="00311962">
              <w:rPr>
                <w:noProof/>
                <w:webHidden/>
              </w:rPr>
              <w:instrText xml:space="preserve"> PAGEREF _Toc379190177 \h </w:instrText>
            </w:r>
            <w:r w:rsidR="00311962">
              <w:rPr>
                <w:noProof/>
                <w:webHidden/>
              </w:rPr>
            </w:r>
            <w:r w:rsidR="00311962">
              <w:rPr>
                <w:noProof/>
                <w:webHidden/>
              </w:rPr>
              <w:fldChar w:fldCharType="separate"/>
            </w:r>
            <w:r w:rsidR="00311962">
              <w:rPr>
                <w:noProof/>
                <w:webHidden/>
              </w:rPr>
              <w:t>2</w:t>
            </w:r>
            <w:r w:rsidR="00311962">
              <w:rPr>
                <w:noProof/>
                <w:webHidden/>
              </w:rPr>
              <w:fldChar w:fldCharType="end"/>
            </w:r>
          </w:hyperlink>
        </w:p>
        <w:p w:rsidR="00311962" w:rsidRDefault="00810CEE">
          <w:pPr>
            <w:pStyle w:val="TOC3"/>
            <w:tabs>
              <w:tab w:val="right" w:leader="dot" w:pos="9350"/>
            </w:tabs>
            <w:rPr>
              <w:rFonts w:asciiTheme="minorHAnsi" w:eastAsiaTheme="minorEastAsia" w:hAnsiTheme="minorHAnsi"/>
              <w:noProof/>
            </w:rPr>
          </w:pPr>
          <w:hyperlink w:anchor="_Toc379190178" w:history="1">
            <w:r w:rsidR="00311962" w:rsidRPr="00AB7C1A">
              <w:rPr>
                <w:rStyle w:val="Hyperlink"/>
                <w:noProof/>
              </w:rPr>
              <w:t>Player vs Computer Option</w:t>
            </w:r>
            <w:r w:rsidR="00311962">
              <w:rPr>
                <w:noProof/>
                <w:webHidden/>
              </w:rPr>
              <w:tab/>
            </w:r>
            <w:r w:rsidR="00311962">
              <w:rPr>
                <w:noProof/>
                <w:webHidden/>
              </w:rPr>
              <w:fldChar w:fldCharType="begin"/>
            </w:r>
            <w:r w:rsidR="00311962">
              <w:rPr>
                <w:noProof/>
                <w:webHidden/>
              </w:rPr>
              <w:instrText xml:space="preserve"> PAGEREF _Toc379190178 \h </w:instrText>
            </w:r>
            <w:r w:rsidR="00311962">
              <w:rPr>
                <w:noProof/>
                <w:webHidden/>
              </w:rPr>
            </w:r>
            <w:r w:rsidR="00311962">
              <w:rPr>
                <w:noProof/>
                <w:webHidden/>
              </w:rPr>
              <w:fldChar w:fldCharType="separate"/>
            </w:r>
            <w:r w:rsidR="00311962">
              <w:rPr>
                <w:noProof/>
                <w:webHidden/>
              </w:rPr>
              <w:t>3</w:t>
            </w:r>
            <w:r w:rsidR="00311962">
              <w:rPr>
                <w:noProof/>
                <w:webHidden/>
              </w:rPr>
              <w:fldChar w:fldCharType="end"/>
            </w:r>
          </w:hyperlink>
        </w:p>
        <w:p w:rsidR="00311962" w:rsidRDefault="00810CEE">
          <w:pPr>
            <w:pStyle w:val="TOC3"/>
            <w:tabs>
              <w:tab w:val="right" w:leader="dot" w:pos="9350"/>
            </w:tabs>
            <w:rPr>
              <w:rFonts w:asciiTheme="minorHAnsi" w:eastAsiaTheme="minorEastAsia" w:hAnsiTheme="minorHAnsi"/>
              <w:noProof/>
            </w:rPr>
          </w:pPr>
          <w:hyperlink w:anchor="_Toc379190179" w:history="1">
            <w:r w:rsidR="00311962" w:rsidRPr="00AB7C1A">
              <w:rPr>
                <w:rStyle w:val="Hyperlink"/>
                <w:noProof/>
              </w:rPr>
              <w:t>Player vs Computer Board</w:t>
            </w:r>
            <w:r w:rsidR="00311962">
              <w:rPr>
                <w:noProof/>
                <w:webHidden/>
              </w:rPr>
              <w:tab/>
            </w:r>
            <w:r w:rsidR="00311962">
              <w:rPr>
                <w:noProof/>
                <w:webHidden/>
              </w:rPr>
              <w:fldChar w:fldCharType="begin"/>
            </w:r>
            <w:r w:rsidR="00311962">
              <w:rPr>
                <w:noProof/>
                <w:webHidden/>
              </w:rPr>
              <w:instrText xml:space="preserve"> PAGEREF _Toc379190179 \h </w:instrText>
            </w:r>
            <w:r w:rsidR="00311962">
              <w:rPr>
                <w:noProof/>
                <w:webHidden/>
              </w:rPr>
            </w:r>
            <w:r w:rsidR="00311962">
              <w:rPr>
                <w:noProof/>
                <w:webHidden/>
              </w:rPr>
              <w:fldChar w:fldCharType="separate"/>
            </w:r>
            <w:r w:rsidR="00311962">
              <w:rPr>
                <w:noProof/>
                <w:webHidden/>
              </w:rPr>
              <w:t>4</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0" w:history="1">
            <w:r w:rsidR="00311962" w:rsidRPr="00AB7C1A">
              <w:rPr>
                <w:rStyle w:val="Hyperlink"/>
                <w:noProof/>
              </w:rPr>
              <w:t>1.2</w:t>
            </w:r>
            <w:r w:rsidR="00311962">
              <w:rPr>
                <w:rFonts w:asciiTheme="minorHAnsi" w:eastAsiaTheme="minorEastAsia" w:hAnsiTheme="minorHAnsi"/>
                <w:noProof/>
              </w:rPr>
              <w:tab/>
            </w:r>
            <w:r w:rsidR="00311962" w:rsidRPr="00AB7C1A">
              <w:rPr>
                <w:rStyle w:val="Hyperlink"/>
                <w:noProof/>
              </w:rPr>
              <w:t>Goals</w:t>
            </w:r>
            <w:r w:rsidR="00311962">
              <w:rPr>
                <w:noProof/>
                <w:webHidden/>
              </w:rPr>
              <w:tab/>
            </w:r>
            <w:r w:rsidR="00311962">
              <w:rPr>
                <w:noProof/>
                <w:webHidden/>
              </w:rPr>
              <w:fldChar w:fldCharType="begin"/>
            </w:r>
            <w:r w:rsidR="00311962">
              <w:rPr>
                <w:noProof/>
                <w:webHidden/>
              </w:rPr>
              <w:instrText xml:space="preserve"> PAGEREF _Toc379190180 \h </w:instrText>
            </w:r>
            <w:r w:rsidR="00311962">
              <w:rPr>
                <w:noProof/>
                <w:webHidden/>
              </w:rPr>
            </w:r>
            <w:r w:rsidR="00311962">
              <w:rPr>
                <w:noProof/>
                <w:webHidden/>
              </w:rPr>
              <w:fldChar w:fldCharType="separate"/>
            </w:r>
            <w:r w:rsidR="00311962">
              <w:rPr>
                <w:noProof/>
                <w:webHidden/>
              </w:rPr>
              <w:t>5</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1" w:history="1">
            <w:r w:rsidR="00311962" w:rsidRPr="00AB7C1A">
              <w:rPr>
                <w:rStyle w:val="Hyperlink"/>
                <w:noProof/>
              </w:rPr>
              <w:t>1.3</w:t>
            </w:r>
            <w:r w:rsidR="00311962">
              <w:rPr>
                <w:rFonts w:asciiTheme="minorHAnsi" w:eastAsiaTheme="minorEastAsia" w:hAnsiTheme="minorHAnsi"/>
                <w:noProof/>
              </w:rPr>
              <w:tab/>
            </w:r>
            <w:r w:rsidR="00311962" w:rsidRPr="00AB7C1A">
              <w:rPr>
                <w:rStyle w:val="Hyperlink"/>
                <w:noProof/>
              </w:rPr>
              <w:t>Features</w:t>
            </w:r>
            <w:r w:rsidR="00311962">
              <w:rPr>
                <w:noProof/>
                <w:webHidden/>
              </w:rPr>
              <w:tab/>
            </w:r>
            <w:r w:rsidR="00311962">
              <w:rPr>
                <w:noProof/>
                <w:webHidden/>
              </w:rPr>
              <w:fldChar w:fldCharType="begin"/>
            </w:r>
            <w:r w:rsidR="00311962">
              <w:rPr>
                <w:noProof/>
                <w:webHidden/>
              </w:rPr>
              <w:instrText xml:space="preserve"> PAGEREF _Toc379190181 \h </w:instrText>
            </w:r>
            <w:r w:rsidR="00311962">
              <w:rPr>
                <w:noProof/>
                <w:webHidden/>
              </w:rPr>
            </w:r>
            <w:r w:rsidR="00311962">
              <w:rPr>
                <w:noProof/>
                <w:webHidden/>
              </w:rPr>
              <w:fldChar w:fldCharType="separate"/>
            </w:r>
            <w:r w:rsidR="00311962">
              <w:rPr>
                <w:noProof/>
                <w:webHidden/>
              </w:rPr>
              <w:t>5</w:t>
            </w:r>
            <w:r w:rsidR="00311962">
              <w:rPr>
                <w:noProof/>
                <w:webHidden/>
              </w:rPr>
              <w:fldChar w:fldCharType="end"/>
            </w:r>
          </w:hyperlink>
        </w:p>
        <w:p w:rsidR="00311962" w:rsidRDefault="00810CEE">
          <w:pPr>
            <w:pStyle w:val="TOC3"/>
            <w:tabs>
              <w:tab w:val="right" w:leader="dot" w:pos="9350"/>
            </w:tabs>
            <w:rPr>
              <w:rFonts w:asciiTheme="minorHAnsi" w:eastAsiaTheme="minorEastAsia" w:hAnsiTheme="minorHAnsi"/>
              <w:noProof/>
            </w:rPr>
          </w:pPr>
          <w:hyperlink w:anchor="_Toc379190182" w:history="1">
            <w:r w:rsidR="00311962" w:rsidRPr="00AB7C1A">
              <w:rPr>
                <w:rStyle w:val="Hyperlink"/>
                <w:noProof/>
              </w:rPr>
              <w:t>Display:</w:t>
            </w:r>
            <w:r w:rsidR="00311962">
              <w:rPr>
                <w:noProof/>
                <w:webHidden/>
              </w:rPr>
              <w:tab/>
            </w:r>
            <w:r w:rsidR="00311962">
              <w:rPr>
                <w:noProof/>
                <w:webHidden/>
              </w:rPr>
              <w:fldChar w:fldCharType="begin"/>
            </w:r>
            <w:r w:rsidR="00311962">
              <w:rPr>
                <w:noProof/>
                <w:webHidden/>
              </w:rPr>
              <w:instrText xml:space="preserve"> PAGEREF _Toc379190182 \h </w:instrText>
            </w:r>
            <w:r w:rsidR="00311962">
              <w:rPr>
                <w:noProof/>
                <w:webHidden/>
              </w:rPr>
            </w:r>
            <w:r w:rsidR="00311962">
              <w:rPr>
                <w:noProof/>
                <w:webHidden/>
              </w:rPr>
              <w:fldChar w:fldCharType="separate"/>
            </w:r>
            <w:r w:rsidR="00311962">
              <w:rPr>
                <w:noProof/>
                <w:webHidden/>
              </w:rPr>
              <w:t>5</w:t>
            </w:r>
            <w:r w:rsidR="00311962">
              <w:rPr>
                <w:noProof/>
                <w:webHidden/>
              </w:rPr>
              <w:fldChar w:fldCharType="end"/>
            </w:r>
          </w:hyperlink>
        </w:p>
        <w:p w:rsidR="00311962" w:rsidRDefault="00810CEE">
          <w:pPr>
            <w:pStyle w:val="TOC3"/>
            <w:tabs>
              <w:tab w:val="right" w:leader="dot" w:pos="9350"/>
            </w:tabs>
            <w:rPr>
              <w:rFonts w:asciiTheme="minorHAnsi" w:eastAsiaTheme="minorEastAsia" w:hAnsiTheme="minorHAnsi"/>
              <w:noProof/>
            </w:rPr>
          </w:pPr>
          <w:hyperlink w:anchor="_Toc379190183" w:history="1">
            <w:r w:rsidR="00311962" w:rsidRPr="00AB7C1A">
              <w:rPr>
                <w:rStyle w:val="Hyperlink"/>
                <w:noProof/>
              </w:rPr>
              <w:t>Gameplay:</w:t>
            </w:r>
            <w:r w:rsidR="00311962">
              <w:rPr>
                <w:noProof/>
                <w:webHidden/>
              </w:rPr>
              <w:tab/>
            </w:r>
            <w:r w:rsidR="00311962">
              <w:rPr>
                <w:noProof/>
                <w:webHidden/>
              </w:rPr>
              <w:fldChar w:fldCharType="begin"/>
            </w:r>
            <w:r w:rsidR="00311962">
              <w:rPr>
                <w:noProof/>
                <w:webHidden/>
              </w:rPr>
              <w:instrText xml:space="preserve"> PAGEREF _Toc379190183 \h </w:instrText>
            </w:r>
            <w:r w:rsidR="00311962">
              <w:rPr>
                <w:noProof/>
                <w:webHidden/>
              </w:rPr>
            </w:r>
            <w:r w:rsidR="00311962">
              <w:rPr>
                <w:noProof/>
                <w:webHidden/>
              </w:rPr>
              <w:fldChar w:fldCharType="separate"/>
            </w:r>
            <w:r w:rsidR="00311962">
              <w:rPr>
                <w:noProof/>
                <w:webHidden/>
              </w:rPr>
              <w:t>5</w:t>
            </w:r>
            <w:r w:rsidR="00311962">
              <w:rPr>
                <w:noProof/>
                <w:webHidden/>
              </w:rPr>
              <w:fldChar w:fldCharType="end"/>
            </w:r>
          </w:hyperlink>
        </w:p>
        <w:p w:rsidR="00311962" w:rsidRDefault="00810CEE">
          <w:pPr>
            <w:pStyle w:val="TOC1"/>
            <w:tabs>
              <w:tab w:val="right" w:leader="dot" w:pos="9350"/>
            </w:tabs>
            <w:rPr>
              <w:rFonts w:asciiTheme="minorHAnsi" w:eastAsiaTheme="minorEastAsia" w:hAnsiTheme="minorHAnsi"/>
              <w:noProof/>
            </w:rPr>
          </w:pPr>
          <w:hyperlink w:anchor="_Toc379190184" w:history="1">
            <w:r w:rsidR="00311962" w:rsidRPr="00AB7C1A">
              <w:rPr>
                <w:rStyle w:val="Hyperlink"/>
                <w:noProof/>
              </w:rPr>
              <w:t>2: Installation</w:t>
            </w:r>
            <w:r w:rsidR="00311962">
              <w:rPr>
                <w:noProof/>
                <w:webHidden/>
              </w:rPr>
              <w:tab/>
            </w:r>
            <w:r w:rsidR="00311962">
              <w:rPr>
                <w:noProof/>
                <w:webHidden/>
              </w:rPr>
              <w:fldChar w:fldCharType="begin"/>
            </w:r>
            <w:r w:rsidR="00311962">
              <w:rPr>
                <w:noProof/>
                <w:webHidden/>
              </w:rPr>
              <w:instrText xml:space="preserve"> PAGEREF _Toc379190184 \h </w:instrText>
            </w:r>
            <w:r w:rsidR="00311962">
              <w:rPr>
                <w:noProof/>
                <w:webHidden/>
              </w:rPr>
            </w:r>
            <w:r w:rsidR="00311962">
              <w:rPr>
                <w:noProof/>
                <w:webHidden/>
              </w:rPr>
              <w:fldChar w:fldCharType="separate"/>
            </w:r>
            <w:r w:rsidR="00311962">
              <w:rPr>
                <w:noProof/>
                <w:webHidden/>
              </w:rPr>
              <w:t>6</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5" w:history="1">
            <w:r w:rsidR="00311962" w:rsidRPr="00AB7C1A">
              <w:rPr>
                <w:rStyle w:val="Hyperlink"/>
                <w:noProof/>
              </w:rPr>
              <w:t>2.1</w:t>
            </w:r>
            <w:r w:rsidR="00311962">
              <w:rPr>
                <w:rFonts w:asciiTheme="minorHAnsi" w:eastAsiaTheme="minorEastAsia" w:hAnsiTheme="minorHAnsi"/>
                <w:noProof/>
              </w:rPr>
              <w:tab/>
            </w:r>
            <w:r w:rsidR="00311962" w:rsidRPr="00AB7C1A">
              <w:rPr>
                <w:rStyle w:val="Hyperlink"/>
                <w:noProof/>
              </w:rPr>
              <w:t>System Requirement</w:t>
            </w:r>
            <w:r w:rsidR="00311962">
              <w:rPr>
                <w:noProof/>
                <w:webHidden/>
              </w:rPr>
              <w:tab/>
            </w:r>
            <w:r w:rsidR="00311962">
              <w:rPr>
                <w:noProof/>
                <w:webHidden/>
              </w:rPr>
              <w:fldChar w:fldCharType="begin"/>
            </w:r>
            <w:r w:rsidR="00311962">
              <w:rPr>
                <w:noProof/>
                <w:webHidden/>
              </w:rPr>
              <w:instrText xml:space="preserve"> PAGEREF _Toc379190185 \h </w:instrText>
            </w:r>
            <w:r w:rsidR="00311962">
              <w:rPr>
                <w:noProof/>
                <w:webHidden/>
              </w:rPr>
            </w:r>
            <w:r w:rsidR="00311962">
              <w:rPr>
                <w:noProof/>
                <w:webHidden/>
              </w:rPr>
              <w:fldChar w:fldCharType="separate"/>
            </w:r>
            <w:r w:rsidR="00311962">
              <w:rPr>
                <w:noProof/>
                <w:webHidden/>
              </w:rPr>
              <w:t>6</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6" w:history="1">
            <w:r w:rsidR="00311962" w:rsidRPr="00AB7C1A">
              <w:rPr>
                <w:rStyle w:val="Hyperlink"/>
                <w:noProof/>
              </w:rPr>
              <w:t>2.2</w:t>
            </w:r>
            <w:r w:rsidR="00311962">
              <w:rPr>
                <w:rFonts w:asciiTheme="minorHAnsi" w:eastAsiaTheme="minorEastAsia" w:hAnsiTheme="minorHAnsi"/>
                <w:noProof/>
              </w:rPr>
              <w:tab/>
            </w:r>
            <w:r w:rsidR="00311962" w:rsidRPr="00AB7C1A">
              <w:rPr>
                <w:rStyle w:val="Hyperlink"/>
                <w:noProof/>
              </w:rPr>
              <w:t>Setup and Configuration</w:t>
            </w:r>
            <w:r w:rsidR="00311962">
              <w:rPr>
                <w:noProof/>
                <w:webHidden/>
              </w:rPr>
              <w:tab/>
            </w:r>
            <w:r w:rsidR="00311962">
              <w:rPr>
                <w:noProof/>
                <w:webHidden/>
              </w:rPr>
              <w:fldChar w:fldCharType="begin"/>
            </w:r>
            <w:r w:rsidR="00311962">
              <w:rPr>
                <w:noProof/>
                <w:webHidden/>
              </w:rPr>
              <w:instrText xml:space="preserve"> PAGEREF _Toc379190186 \h </w:instrText>
            </w:r>
            <w:r w:rsidR="00311962">
              <w:rPr>
                <w:noProof/>
                <w:webHidden/>
              </w:rPr>
            </w:r>
            <w:r w:rsidR="00311962">
              <w:rPr>
                <w:noProof/>
                <w:webHidden/>
              </w:rPr>
              <w:fldChar w:fldCharType="separate"/>
            </w:r>
            <w:r w:rsidR="00311962">
              <w:rPr>
                <w:noProof/>
                <w:webHidden/>
              </w:rPr>
              <w:t>6</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7" w:history="1">
            <w:r w:rsidR="00311962" w:rsidRPr="00AB7C1A">
              <w:rPr>
                <w:rStyle w:val="Hyperlink"/>
                <w:noProof/>
              </w:rPr>
              <w:t>2.3</w:t>
            </w:r>
            <w:r w:rsidR="00311962">
              <w:rPr>
                <w:rFonts w:asciiTheme="minorHAnsi" w:eastAsiaTheme="minorEastAsia" w:hAnsiTheme="minorHAnsi"/>
                <w:noProof/>
              </w:rPr>
              <w:tab/>
            </w:r>
            <w:r w:rsidR="00311962" w:rsidRPr="00AB7C1A">
              <w:rPr>
                <w:rStyle w:val="Hyperlink"/>
                <w:noProof/>
              </w:rPr>
              <w:t>Building, compilation, installation</w:t>
            </w:r>
            <w:r w:rsidR="00311962">
              <w:rPr>
                <w:noProof/>
                <w:webHidden/>
              </w:rPr>
              <w:tab/>
            </w:r>
            <w:r w:rsidR="00311962">
              <w:rPr>
                <w:noProof/>
                <w:webHidden/>
              </w:rPr>
              <w:fldChar w:fldCharType="begin"/>
            </w:r>
            <w:r w:rsidR="00311962">
              <w:rPr>
                <w:noProof/>
                <w:webHidden/>
              </w:rPr>
              <w:instrText xml:space="preserve"> PAGEREF _Toc379190187 \h </w:instrText>
            </w:r>
            <w:r w:rsidR="00311962">
              <w:rPr>
                <w:noProof/>
                <w:webHidden/>
              </w:rPr>
            </w:r>
            <w:r w:rsidR="00311962">
              <w:rPr>
                <w:noProof/>
                <w:webHidden/>
              </w:rPr>
              <w:fldChar w:fldCharType="separate"/>
            </w:r>
            <w:r w:rsidR="00311962">
              <w:rPr>
                <w:noProof/>
                <w:webHidden/>
              </w:rPr>
              <w:t>6</w:t>
            </w:r>
            <w:r w:rsidR="00311962">
              <w:rPr>
                <w:noProof/>
                <w:webHidden/>
              </w:rPr>
              <w:fldChar w:fldCharType="end"/>
            </w:r>
          </w:hyperlink>
        </w:p>
        <w:p w:rsidR="00311962" w:rsidRDefault="00810CEE">
          <w:pPr>
            <w:pStyle w:val="TOC1"/>
            <w:tabs>
              <w:tab w:val="right" w:leader="dot" w:pos="9350"/>
            </w:tabs>
            <w:rPr>
              <w:rFonts w:asciiTheme="minorHAnsi" w:eastAsiaTheme="minorEastAsia" w:hAnsiTheme="minorHAnsi"/>
              <w:noProof/>
            </w:rPr>
          </w:pPr>
          <w:hyperlink w:anchor="_Toc379190188" w:history="1">
            <w:r w:rsidR="00311962" w:rsidRPr="00AB7C1A">
              <w:rPr>
                <w:rStyle w:val="Hyperlink"/>
                <w:noProof/>
              </w:rPr>
              <w:t>3: Chess Program Functions and Features</w:t>
            </w:r>
            <w:r w:rsidR="00311962">
              <w:rPr>
                <w:noProof/>
                <w:webHidden/>
              </w:rPr>
              <w:tab/>
            </w:r>
            <w:r w:rsidR="00311962">
              <w:rPr>
                <w:noProof/>
                <w:webHidden/>
              </w:rPr>
              <w:fldChar w:fldCharType="begin"/>
            </w:r>
            <w:r w:rsidR="00311962">
              <w:rPr>
                <w:noProof/>
                <w:webHidden/>
              </w:rPr>
              <w:instrText xml:space="preserve"> PAGEREF _Toc379190188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89" w:history="1">
            <w:r w:rsidR="00311962" w:rsidRPr="00AB7C1A">
              <w:rPr>
                <w:rStyle w:val="Hyperlink"/>
                <w:noProof/>
              </w:rPr>
              <w:t>3.1</w:t>
            </w:r>
            <w:r w:rsidR="00311962">
              <w:rPr>
                <w:rFonts w:asciiTheme="minorHAnsi" w:eastAsiaTheme="minorEastAsia" w:hAnsiTheme="minorHAnsi"/>
                <w:noProof/>
              </w:rPr>
              <w:tab/>
            </w:r>
            <w:r w:rsidR="00311962" w:rsidRPr="00AB7C1A">
              <w:rPr>
                <w:rStyle w:val="Hyperlink"/>
                <w:noProof/>
              </w:rPr>
              <w:t>Choice of Difficulty</w:t>
            </w:r>
            <w:r w:rsidR="00311962">
              <w:rPr>
                <w:noProof/>
                <w:webHidden/>
              </w:rPr>
              <w:tab/>
            </w:r>
            <w:r w:rsidR="00311962">
              <w:rPr>
                <w:noProof/>
                <w:webHidden/>
              </w:rPr>
              <w:fldChar w:fldCharType="begin"/>
            </w:r>
            <w:r w:rsidR="00311962">
              <w:rPr>
                <w:noProof/>
                <w:webHidden/>
              </w:rPr>
              <w:instrText xml:space="preserve"> PAGEREF _Toc379190189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90" w:history="1">
            <w:r w:rsidR="00311962" w:rsidRPr="00AB7C1A">
              <w:rPr>
                <w:rStyle w:val="Hyperlink"/>
                <w:noProof/>
              </w:rPr>
              <w:t>3.2</w:t>
            </w:r>
            <w:r w:rsidR="00311962">
              <w:rPr>
                <w:rFonts w:asciiTheme="minorHAnsi" w:eastAsiaTheme="minorEastAsia" w:hAnsiTheme="minorHAnsi"/>
                <w:noProof/>
              </w:rPr>
              <w:tab/>
            </w:r>
            <w:r w:rsidR="00311962" w:rsidRPr="00AB7C1A">
              <w:rPr>
                <w:rStyle w:val="Hyperlink"/>
                <w:noProof/>
              </w:rPr>
              <w:t>User Interface</w:t>
            </w:r>
            <w:r w:rsidR="00311962">
              <w:rPr>
                <w:noProof/>
                <w:webHidden/>
              </w:rPr>
              <w:tab/>
            </w:r>
            <w:r w:rsidR="00311962">
              <w:rPr>
                <w:noProof/>
                <w:webHidden/>
              </w:rPr>
              <w:fldChar w:fldCharType="begin"/>
            </w:r>
            <w:r w:rsidR="00311962">
              <w:rPr>
                <w:noProof/>
                <w:webHidden/>
              </w:rPr>
              <w:instrText xml:space="preserve"> PAGEREF _Toc379190190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91" w:history="1">
            <w:r w:rsidR="00311962" w:rsidRPr="00AB7C1A">
              <w:rPr>
                <w:rStyle w:val="Hyperlink"/>
                <w:noProof/>
              </w:rPr>
              <w:t>3.3</w:t>
            </w:r>
            <w:r w:rsidR="00311962">
              <w:rPr>
                <w:rFonts w:asciiTheme="minorHAnsi" w:eastAsiaTheme="minorEastAsia" w:hAnsiTheme="minorHAnsi"/>
                <w:noProof/>
              </w:rPr>
              <w:tab/>
            </w:r>
            <w:r w:rsidR="00311962" w:rsidRPr="00AB7C1A">
              <w:rPr>
                <w:rStyle w:val="Hyperlink"/>
                <w:noProof/>
              </w:rPr>
              <w:t>Move history</w:t>
            </w:r>
            <w:r w:rsidR="00311962">
              <w:rPr>
                <w:noProof/>
                <w:webHidden/>
              </w:rPr>
              <w:tab/>
            </w:r>
            <w:r w:rsidR="00311962">
              <w:rPr>
                <w:noProof/>
                <w:webHidden/>
              </w:rPr>
              <w:fldChar w:fldCharType="begin"/>
            </w:r>
            <w:r w:rsidR="00311962">
              <w:rPr>
                <w:noProof/>
                <w:webHidden/>
              </w:rPr>
              <w:instrText xml:space="preserve"> PAGEREF _Toc379190191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92" w:history="1">
            <w:r w:rsidR="00311962" w:rsidRPr="00AB7C1A">
              <w:rPr>
                <w:rStyle w:val="Hyperlink"/>
                <w:noProof/>
              </w:rPr>
              <w:t>3.4</w:t>
            </w:r>
            <w:r w:rsidR="00311962">
              <w:rPr>
                <w:rFonts w:asciiTheme="minorHAnsi" w:eastAsiaTheme="minorEastAsia" w:hAnsiTheme="minorHAnsi"/>
                <w:noProof/>
              </w:rPr>
              <w:tab/>
            </w:r>
            <w:r w:rsidR="00311962" w:rsidRPr="00AB7C1A">
              <w:rPr>
                <w:rStyle w:val="Hyperlink"/>
                <w:noProof/>
              </w:rPr>
              <w:t>Undo</w:t>
            </w:r>
            <w:r w:rsidR="00311962">
              <w:rPr>
                <w:noProof/>
                <w:webHidden/>
              </w:rPr>
              <w:tab/>
            </w:r>
            <w:r w:rsidR="00311962">
              <w:rPr>
                <w:noProof/>
                <w:webHidden/>
              </w:rPr>
              <w:fldChar w:fldCharType="begin"/>
            </w:r>
            <w:r w:rsidR="00311962">
              <w:rPr>
                <w:noProof/>
                <w:webHidden/>
              </w:rPr>
              <w:instrText xml:space="preserve"> PAGEREF _Toc379190192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2"/>
            <w:tabs>
              <w:tab w:val="left" w:pos="880"/>
              <w:tab w:val="right" w:leader="dot" w:pos="9350"/>
            </w:tabs>
            <w:rPr>
              <w:rFonts w:asciiTheme="minorHAnsi" w:eastAsiaTheme="minorEastAsia" w:hAnsiTheme="minorHAnsi"/>
              <w:noProof/>
            </w:rPr>
          </w:pPr>
          <w:hyperlink w:anchor="_Toc379190193" w:history="1">
            <w:r w:rsidR="00311962" w:rsidRPr="00AB7C1A">
              <w:rPr>
                <w:rStyle w:val="Hyperlink"/>
                <w:noProof/>
              </w:rPr>
              <w:t>3.5</w:t>
            </w:r>
            <w:r w:rsidR="00311962">
              <w:rPr>
                <w:rFonts w:asciiTheme="minorHAnsi" w:eastAsiaTheme="minorEastAsia" w:hAnsiTheme="minorHAnsi"/>
                <w:noProof/>
              </w:rPr>
              <w:tab/>
            </w:r>
            <w:r w:rsidR="00311962" w:rsidRPr="00AB7C1A">
              <w:rPr>
                <w:rStyle w:val="Hyperlink"/>
                <w:noProof/>
              </w:rPr>
              <w:t>Gameplay Mode</w:t>
            </w:r>
            <w:r w:rsidR="00311962">
              <w:rPr>
                <w:noProof/>
                <w:webHidden/>
              </w:rPr>
              <w:tab/>
            </w:r>
            <w:r w:rsidR="00311962">
              <w:rPr>
                <w:noProof/>
                <w:webHidden/>
              </w:rPr>
              <w:fldChar w:fldCharType="begin"/>
            </w:r>
            <w:r w:rsidR="00311962">
              <w:rPr>
                <w:noProof/>
                <w:webHidden/>
              </w:rPr>
              <w:instrText xml:space="preserve"> PAGEREF _Toc379190193 \h </w:instrText>
            </w:r>
            <w:r w:rsidR="00311962">
              <w:rPr>
                <w:noProof/>
                <w:webHidden/>
              </w:rPr>
            </w:r>
            <w:r w:rsidR="00311962">
              <w:rPr>
                <w:noProof/>
                <w:webHidden/>
              </w:rPr>
              <w:fldChar w:fldCharType="separate"/>
            </w:r>
            <w:r w:rsidR="00311962">
              <w:rPr>
                <w:noProof/>
                <w:webHidden/>
              </w:rPr>
              <w:t>7</w:t>
            </w:r>
            <w:r w:rsidR="00311962">
              <w:rPr>
                <w:noProof/>
                <w:webHidden/>
              </w:rPr>
              <w:fldChar w:fldCharType="end"/>
            </w:r>
          </w:hyperlink>
        </w:p>
        <w:p w:rsidR="00311962" w:rsidRDefault="00810CEE">
          <w:pPr>
            <w:pStyle w:val="TOC1"/>
            <w:tabs>
              <w:tab w:val="right" w:leader="dot" w:pos="9350"/>
            </w:tabs>
            <w:rPr>
              <w:rFonts w:asciiTheme="minorHAnsi" w:eastAsiaTheme="minorEastAsia" w:hAnsiTheme="minorHAnsi"/>
              <w:noProof/>
            </w:rPr>
          </w:pPr>
          <w:hyperlink w:anchor="_Toc379190194" w:history="1">
            <w:r w:rsidR="00311962" w:rsidRPr="00AB7C1A">
              <w:rPr>
                <w:rStyle w:val="Hyperlink"/>
                <w:noProof/>
              </w:rPr>
              <w:t>Back Matter</w:t>
            </w:r>
            <w:r w:rsidR="00311962">
              <w:rPr>
                <w:noProof/>
                <w:webHidden/>
              </w:rPr>
              <w:tab/>
            </w:r>
            <w:r w:rsidR="00311962">
              <w:rPr>
                <w:noProof/>
                <w:webHidden/>
              </w:rPr>
              <w:fldChar w:fldCharType="begin"/>
            </w:r>
            <w:r w:rsidR="00311962">
              <w:rPr>
                <w:noProof/>
                <w:webHidden/>
              </w:rPr>
              <w:instrText xml:space="preserve"> PAGEREF _Toc379190194 \h </w:instrText>
            </w:r>
            <w:r w:rsidR="00311962">
              <w:rPr>
                <w:noProof/>
                <w:webHidden/>
              </w:rPr>
            </w:r>
            <w:r w:rsidR="00311962">
              <w:rPr>
                <w:noProof/>
                <w:webHidden/>
              </w:rPr>
              <w:fldChar w:fldCharType="separate"/>
            </w:r>
            <w:r w:rsidR="00311962">
              <w:rPr>
                <w:noProof/>
                <w:webHidden/>
              </w:rPr>
              <w:t>8</w:t>
            </w:r>
            <w:r w:rsidR="00311962">
              <w:rPr>
                <w:noProof/>
                <w:webHidden/>
              </w:rPr>
              <w:fldChar w:fldCharType="end"/>
            </w:r>
          </w:hyperlink>
        </w:p>
        <w:p w:rsidR="00311962" w:rsidRDefault="00810CEE">
          <w:pPr>
            <w:pStyle w:val="TOC2"/>
            <w:tabs>
              <w:tab w:val="right" w:leader="dot" w:pos="9350"/>
            </w:tabs>
            <w:rPr>
              <w:rFonts w:asciiTheme="minorHAnsi" w:eastAsiaTheme="minorEastAsia" w:hAnsiTheme="minorHAnsi"/>
              <w:noProof/>
            </w:rPr>
          </w:pPr>
          <w:hyperlink w:anchor="_Toc379190195" w:history="1">
            <w:r w:rsidR="00311962" w:rsidRPr="00AB7C1A">
              <w:rPr>
                <w:rStyle w:val="Hyperlink"/>
                <w:noProof/>
              </w:rPr>
              <w:t>Copyright</w:t>
            </w:r>
            <w:r w:rsidR="00311962">
              <w:rPr>
                <w:noProof/>
                <w:webHidden/>
              </w:rPr>
              <w:tab/>
            </w:r>
            <w:r w:rsidR="00311962">
              <w:rPr>
                <w:noProof/>
                <w:webHidden/>
              </w:rPr>
              <w:fldChar w:fldCharType="begin"/>
            </w:r>
            <w:r w:rsidR="00311962">
              <w:rPr>
                <w:noProof/>
                <w:webHidden/>
              </w:rPr>
              <w:instrText xml:space="preserve"> PAGEREF _Toc379190195 \h </w:instrText>
            </w:r>
            <w:r w:rsidR="00311962">
              <w:rPr>
                <w:noProof/>
                <w:webHidden/>
              </w:rPr>
            </w:r>
            <w:r w:rsidR="00311962">
              <w:rPr>
                <w:noProof/>
                <w:webHidden/>
              </w:rPr>
              <w:fldChar w:fldCharType="separate"/>
            </w:r>
            <w:r w:rsidR="00311962">
              <w:rPr>
                <w:noProof/>
                <w:webHidden/>
              </w:rPr>
              <w:t>8</w:t>
            </w:r>
            <w:r w:rsidR="00311962">
              <w:rPr>
                <w:noProof/>
                <w:webHidden/>
              </w:rPr>
              <w:fldChar w:fldCharType="end"/>
            </w:r>
          </w:hyperlink>
        </w:p>
        <w:p w:rsidR="00311962" w:rsidRDefault="00810CEE">
          <w:pPr>
            <w:pStyle w:val="TOC2"/>
            <w:tabs>
              <w:tab w:val="right" w:leader="dot" w:pos="9350"/>
            </w:tabs>
            <w:rPr>
              <w:rFonts w:asciiTheme="minorHAnsi" w:eastAsiaTheme="minorEastAsia" w:hAnsiTheme="minorHAnsi"/>
              <w:noProof/>
            </w:rPr>
          </w:pPr>
          <w:hyperlink w:anchor="_Toc379190196" w:history="1">
            <w:r w:rsidR="00311962" w:rsidRPr="00AB7C1A">
              <w:rPr>
                <w:rStyle w:val="Hyperlink"/>
                <w:noProof/>
              </w:rPr>
              <w:t>Index</w:t>
            </w:r>
            <w:r w:rsidR="00311962">
              <w:rPr>
                <w:noProof/>
                <w:webHidden/>
              </w:rPr>
              <w:tab/>
            </w:r>
            <w:r w:rsidR="00311962">
              <w:rPr>
                <w:noProof/>
                <w:webHidden/>
              </w:rPr>
              <w:fldChar w:fldCharType="begin"/>
            </w:r>
            <w:r w:rsidR="00311962">
              <w:rPr>
                <w:noProof/>
                <w:webHidden/>
              </w:rPr>
              <w:instrText xml:space="preserve"> PAGEREF _Toc379190196 \h </w:instrText>
            </w:r>
            <w:r w:rsidR="00311962">
              <w:rPr>
                <w:noProof/>
                <w:webHidden/>
              </w:rPr>
            </w:r>
            <w:r w:rsidR="00311962">
              <w:rPr>
                <w:noProof/>
                <w:webHidden/>
              </w:rPr>
              <w:fldChar w:fldCharType="separate"/>
            </w:r>
            <w:r w:rsidR="00311962">
              <w:rPr>
                <w:noProof/>
                <w:webHidden/>
              </w:rPr>
              <w:t>9</w:t>
            </w:r>
            <w:r w:rsidR="00311962">
              <w:rPr>
                <w:noProof/>
                <w:webHidden/>
              </w:rPr>
              <w:fldChar w:fldCharType="end"/>
            </w:r>
          </w:hyperlink>
        </w:p>
        <w:p w:rsidR="00445422" w:rsidRDefault="00445422">
          <w:r>
            <w:rPr>
              <w:b/>
              <w:bCs/>
              <w:noProof/>
            </w:rPr>
            <w:fldChar w:fldCharType="end"/>
          </w:r>
        </w:p>
      </w:sdtContent>
    </w:sdt>
    <w:p w:rsidR="00D1095A" w:rsidRDefault="00D1095A" w:rsidP="00445422"/>
    <w:p w:rsidR="00206552" w:rsidRDefault="00206552" w:rsidP="00445422">
      <w:pPr>
        <w:pStyle w:val="Heading1"/>
        <w:sectPr w:rsidR="00206552" w:rsidSect="006F13CD">
          <w:footerReference w:type="default" r:id="rId10"/>
          <w:pgSz w:w="12240" w:h="15840"/>
          <w:pgMar w:top="1440" w:right="1440" w:bottom="1440" w:left="1440" w:header="720" w:footer="720" w:gutter="0"/>
          <w:cols w:space="720"/>
          <w:docGrid w:linePitch="360"/>
        </w:sectPr>
      </w:pPr>
    </w:p>
    <w:p w:rsidR="00D1095A" w:rsidRDefault="00D1095A" w:rsidP="00445422">
      <w:pPr>
        <w:pStyle w:val="Heading1"/>
      </w:pPr>
      <w:bookmarkStart w:id="1" w:name="_Toc379190174"/>
      <w:r>
        <w:lastRenderedPageBreak/>
        <w:t>Glossary</w:t>
      </w:r>
      <w:bookmarkEnd w:id="1"/>
    </w:p>
    <w:p w:rsidR="00EA09D1" w:rsidRDefault="00EA09D1" w:rsidP="00D1095A"/>
    <w:p w:rsidR="004F19F3" w:rsidRPr="004F19F3" w:rsidRDefault="004F19F3" w:rsidP="00D1095A">
      <w:pPr>
        <w:rPr>
          <w:u w:val="single"/>
        </w:rPr>
      </w:pPr>
      <w:r w:rsidRPr="004F19F3">
        <w:rPr>
          <w:u w:val="single"/>
        </w:rPr>
        <w:t>Chess Pieces</w:t>
      </w:r>
    </w:p>
    <w:p w:rsidR="000A087F" w:rsidRDefault="00A03FAA" w:rsidP="00A03FAA">
      <w:r>
        <w:t>Bishop</w:t>
      </w:r>
      <w:r w:rsidR="006F13CD">
        <w:fldChar w:fldCharType="begin"/>
      </w:r>
      <w:r w:rsidR="006F13CD">
        <w:instrText xml:space="preserve"> XE "</w:instrText>
      </w:r>
      <w:r w:rsidR="006F13CD" w:rsidRPr="00504B43">
        <w:instrText>Bishop</w:instrText>
      </w:r>
      <w:r w:rsidR="006F13CD">
        <w:instrText xml:space="preserve">" </w:instrText>
      </w:r>
      <w:r w:rsidR="006F13CD">
        <w:fldChar w:fldCharType="end"/>
      </w:r>
      <w:r>
        <w:t xml:space="preserve"> – </w:t>
      </w:r>
      <w:r w:rsidR="000A087F">
        <w:t xml:space="preserve">Can move diagonally across the board </w:t>
      </w:r>
    </w:p>
    <w:p w:rsidR="00D1095A" w:rsidRDefault="00AB37DF" w:rsidP="00D1095A">
      <w:r>
        <w:t>King</w:t>
      </w:r>
      <w:r w:rsidR="006F13CD">
        <w:fldChar w:fldCharType="begin"/>
      </w:r>
      <w:r w:rsidR="006F13CD">
        <w:instrText xml:space="preserve"> XE "</w:instrText>
      </w:r>
      <w:r w:rsidR="006F13CD" w:rsidRPr="004722FE">
        <w:instrText>King</w:instrText>
      </w:r>
      <w:r w:rsidR="006F13CD">
        <w:instrText xml:space="preserve">" </w:instrText>
      </w:r>
      <w:r w:rsidR="006F13CD">
        <w:fldChar w:fldCharType="end"/>
      </w:r>
      <w:r>
        <w:t xml:space="preserve"> – Can move one step in any direction at a time</w:t>
      </w:r>
    </w:p>
    <w:p w:rsidR="00A03FAA" w:rsidRDefault="00A03FAA" w:rsidP="00A03FAA">
      <w:r>
        <w:t>Knight</w:t>
      </w:r>
      <w:r w:rsidR="006F13CD">
        <w:fldChar w:fldCharType="begin"/>
      </w:r>
      <w:r w:rsidR="006F13CD">
        <w:instrText xml:space="preserve"> XE "</w:instrText>
      </w:r>
      <w:r w:rsidR="006F13CD" w:rsidRPr="001A4F87">
        <w:instrText>Knight</w:instrText>
      </w:r>
      <w:r w:rsidR="006F13CD">
        <w:instrText xml:space="preserve">" </w:instrText>
      </w:r>
      <w:r w:rsidR="006F13CD">
        <w:fldChar w:fldCharType="end"/>
      </w:r>
      <w:r>
        <w:t xml:space="preserve"> – </w:t>
      </w:r>
      <w:r w:rsidR="00AB37DF">
        <w:t>Can jump two steps forward plus one step sideways from current position</w:t>
      </w:r>
    </w:p>
    <w:p w:rsidR="00D1095A" w:rsidRDefault="00D1095A" w:rsidP="00D1095A">
      <w:r>
        <w:t>Pawn</w:t>
      </w:r>
      <w:r w:rsidR="006F13CD">
        <w:fldChar w:fldCharType="begin"/>
      </w:r>
      <w:r w:rsidR="006F13CD">
        <w:instrText xml:space="preserve"> XE "</w:instrText>
      </w:r>
      <w:r w:rsidR="006F13CD" w:rsidRPr="00A5079C">
        <w:instrText>Pawn</w:instrText>
      </w:r>
      <w:r w:rsidR="006F13CD">
        <w:instrText xml:space="preserve">" </w:instrText>
      </w:r>
      <w:r w:rsidR="006F13CD">
        <w:fldChar w:fldCharType="end"/>
      </w:r>
      <w:r>
        <w:t xml:space="preserve"> – </w:t>
      </w:r>
      <w:r w:rsidR="00AB37DF">
        <w:t xml:space="preserve">Can move forward towards the end of the board but captures </w:t>
      </w:r>
      <w:r w:rsidR="004F19F3">
        <w:t>diagonally</w:t>
      </w:r>
      <w:r w:rsidR="00AB37DF">
        <w:t>. Initially can move two steps forward, otherwise only one at a time</w:t>
      </w:r>
    </w:p>
    <w:p w:rsidR="00A03FAA" w:rsidRDefault="00A03FAA" w:rsidP="00A03FAA">
      <w:r>
        <w:t>Queen</w:t>
      </w:r>
      <w:r w:rsidR="006F13CD">
        <w:fldChar w:fldCharType="begin"/>
      </w:r>
      <w:r w:rsidR="006F13CD">
        <w:instrText xml:space="preserve"> XE "</w:instrText>
      </w:r>
      <w:r w:rsidR="006F13CD" w:rsidRPr="00335934">
        <w:instrText>Queen</w:instrText>
      </w:r>
      <w:r w:rsidR="006F13CD">
        <w:instrText xml:space="preserve">" </w:instrText>
      </w:r>
      <w:r w:rsidR="006F13CD">
        <w:fldChar w:fldCharType="end"/>
      </w:r>
      <w:r>
        <w:t xml:space="preserve"> – </w:t>
      </w:r>
      <w:r w:rsidR="00AB37DF">
        <w:t>Can move horizontally, vertically, and diagonally across the board</w:t>
      </w:r>
    </w:p>
    <w:p w:rsidR="00D1095A" w:rsidRDefault="00D1095A" w:rsidP="00D1095A">
      <w:r>
        <w:t>Rook</w:t>
      </w:r>
      <w:r w:rsidR="006F13CD">
        <w:fldChar w:fldCharType="begin"/>
      </w:r>
      <w:r w:rsidR="006F13CD">
        <w:instrText xml:space="preserve"> XE "</w:instrText>
      </w:r>
      <w:r w:rsidR="006F13CD" w:rsidRPr="00335934">
        <w:instrText>Rook</w:instrText>
      </w:r>
      <w:r w:rsidR="006F13CD">
        <w:instrText xml:space="preserve">" </w:instrText>
      </w:r>
      <w:r w:rsidR="006F13CD">
        <w:fldChar w:fldCharType="end"/>
      </w:r>
      <w:r>
        <w:t xml:space="preserve"> –</w:t>
      </w:r>
      <w:r w:rsidR="00AB37DF" w:rsidRPr="00AB37DF">
        <w:t xml:space="preserve"> </w:t>
      </w:r>
      <w:r w:rsidR="00AB37DF">
        <w:t>Can move horizontally and vertically across the board</w:t>
      </w:r>
    </w:p>
    <w:p w:rsidR="004F19F3" w:rsidRPr="004F19F3" w:rsidRDefault="004F19F3" w:rsidP="00D1095A">
      <w:pPr>
        <w:rPr>
          <w:u w:val="single"/>
        </w:rPr>
      </w:pPr>
      <w:r>
        <w:rPr>
          <w:u w:val="single"/>
        </w:rPr>
        <w:t>Chess Terminology</w:t>
      </w:r>
    </w:p>
    <w:p w:rsidR="004F19F3" w:rsidRDefault="004F19F3" w:rsidP="004F19F3">
      <w:r>
        <w:t>Castling</w:t>
      </w:r>
      <w:r w:rsidR="006F13CD">
        <w:fldChar w:fldCharType="begin"/>
      </w:r>
      <w:r w:rsidR="006F13CD">
        <w:instrText xml:space="preserve"> XE "</w:instrText>
      </w:r>
      <w:r w:rsidR="006F13CD" w:rsidRPr="00335934">
        <w:instrText>Castling</w:instrText>
      </w:r>
      <w:r w:rsidR="006F13CD">
        <w:instrText xml:space="preserve">" </w:instrText>
      </w:r>
      <w:r w:rsidR="006F13CD">
        <w:fldChar w:fldCharType="end"/>
      </w:r>
      <w:r>
        <w:t xml:space="preserve"> – Special move in which the king moves two spaces toward the rook on either side, and the rook is placed on the opposite side of the king. This can only be done if the king and rook have not yet been moved and there are no pieces in between the two</w:t>
      </w:r>
    </w:p>
    <w:p w:rsidR="004F19F3" w:rsidRDefault="004F19F3" w:rsidP="004F19F3">
      <w:r>
        <w:t>Check</w:t>
      </w:r>
      <w:r w:rsidR="006F13CD">
        <w:fldChar w:fldCharType="begin"/>
      </w:r>
      <w:r w:rsidR="006F13CD">
        <w:instrText xml:space="preserve"> XE "</w:instrText>
      </w:r>
      <w:r w:rsidR="006F13CD" w:rsidRPr="00335934">
        <w:instrText>Check</w:instrText>
      </w:r>
      <w:r w:rsidR="006F13CD">
        <w:instrText xml:space="preserve">" </w:instrText>
      </w:r>
      <w:r w:rsidR="006F13CD">
        <w:fldChar w:fldCharType="end"/>
      </w:r>
      <w:r>
        <w:t xml:space="preserve"> – When the king can be captured by at least one enemy piece. In such a case, either the king must move out of check, the enemy piece must be captured, or another piece must block the king</w:t>
      </w:r>
    </w:p>
    <w:p w:rsidR="004F19F3" w:rsidRDefault="004F19F3" w:rsidP="004F19F3">
      <w:r>
        <w:t>Checkmate</w:t>
      </w:r>
      <w:r w:rsidR="006F13CD">
        <w:fldChar w:fldCharType="begin"/>
      </w:r>
      <w:r w:rsidR="006F13CD">
        <w:instrText xml:space="preserve"> XE "</w:instrText>
      </w:r>
      <w:r w:rsidR="006F13CD" w:rsidRPr="00335934">
        <w:instrText>Checkmate</w:instrText>
      </w:r>
      <w:r w:rsidR="006F13CD">
        <w:instrText xml:space="preserve">" </w:instrText>
      </w:r>
      <w:r w:rsidR="006F13CD">
        <w:fldChar w:fldCharType="end"/>
      </w:r>
      <w:r>
        <w:t xml:space="preserve"> – When the king is unable to get out of check. This ends the game of chess</w:t>
      </w:r>
    </w:p>
    <w:p w:rsidR="004F19F3" w:rsidRDefault="004F19F3" w:rsidP="004F19F3">
      <w:r>
        <w:t>En Passant</w:t>
      </w:r>
      <w:r w:rsidR="006F13CD">
        <w:fldChar w:fldCharType="begin"/>
      </w:r>
      <w:r w:rsidR="006F13CD">
        <w:instrText xml:space="preserve"> XE "</w:instrText>
      </w:r>
      <w:r w:rsidR="006F13CD" w:rsidRPr="00335934">
        <w:instrText>En Passant</w:instrText>
      </w:r>
      <w:r w:rsidR="006F13CD">
        <w:instrText xml:space="preserve">" </w:instrText>
      </w:r>
      <w:r w:rsidR="006F13CD">
        <w:fldChar w:fldCharType="end"/>
      </w:r>
      <w:r>
        <w:t xml:space="preserve"> – Special move in which a pawn can capture the opposing pawn in the subsequent move if the opposing pawn moves forward two square instead of one to avoid capture</w:t>
      </w:r>
    </w:p>
    <w:p w:rsidR="004F19F3" w:rsidRDefault="004F19F3" w:rsidP="004F19F3"/>
    <w:p w:rsidR="00D1095A" w:rsidRDefault="00D1095A">
      <w:r>
        <w:br w:type="page"/>
      </w:r>
    </w:p>
    <w:p w:rsidR="00D1095A" w:rsidRDefault="00EA09D1" w:rsidP="00445422">
      <w:pPr>
        <w:pStyle w:val="Heading1"/>
      </w:pPr>
      <w:bookmarkStart w:id="2" w:name="_Toc379190175"/>
      <w:r>
        <w:lastRenderedPageBreak/>
        <w:t xml:space="preserve">1: </w:t>
      </w:r>
      <w:r w:rsidR="00D1095A">
        <w:t>Computer Chess</w:t>
      </w:r>
      <w:bookmarkEnd w:id="2"/>
    </w:p>
    <w:p w:rsidR="00D1095A" w:rsidRDefault="00D1095A" w:rsidP="008B0297">
      <w:pPr>
        <w:pStyle w:val="Heading2"/>
        <w:numPr>
          <w:ilvl w:val="1"/>
          <w:numId w:val="13"/>
        </w:numPr>
      </w:pPr>
      <w:bookmarkStart w:id="3" w:name="_Toc379190176"/>
      <w:r>
        <w:t>Usage Scenario</w:t>
      </w:r>
      <w:bookmarkEnd w:id="3"/>
    </w:p>
    <w:p w:rsidR="008B0297" w:rsidRPr="008B0297" w:rsidRDefault="008B0297" w:rsidP="002142B5">
      <w:pPr>
        <w:pStyle w:val="Heading3"/>
        <w:jc w:val="center"/>
      </w:pPr>
      <w:bookmarkStart w:id="4" w:name="_Toc379190177"/>
      <w:r>
        <w:t>Main Menu</w:t>
      </w:r>
      <w:bookmarkEnd w:id="4"/>
    </w:p>
    <w:p w:rsidR="008B0297" w:rsidRDefault="003B276C" w:rsidP="008B0297">
      <w:pPr>
        <w:jc w:val="center"/>
      </w:pPr>
      <w:r>
        <w:rPr>
          <w:noProof/>
        </w:rPr>
        <w:drawing>
          <wp:inline distT="0" distB="0" distL="0" distR="0">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8B0297" w:rsidRDefault="008B0297" w:rsidP="008B0297">
      <w:r>
        <w:t>Main Menu for the chess game – gameplay mode is selected here via the mode selection list.</w:t>
      </w:r>
    </w:p>
    <w:p w:rsidR="008B0297" w:rsidRDefault="008B0297" w:rsidP="008B0297">
      <w:pPr>
        <w:pStyle w:val="ListParagraph"/>
        <w:numPr>
          <w:ilvl w:val="0"/>
          <w:numId w:val="14"/>
        </w:numPr>
        <w:spacing w:after="200" w:line="276" w:lineRule="auto"/>
      </w:pPr>
      <w:r>
        <w:t>MODE SELECTION LIST</w:t>
      </w:r>
      <w:r w:rsidR="006F13CD">
        <w:fldChar w:fldCharType="begin"/>
      </w:r>
      <w:r w:rsidR="006F13CD">
        <w:instrText xml:space="preserve"> XE "</w:instrText>
      </w:r>
      <w:r w:rsidR="006F13CD" w:rsidRPr="00335934">
        <w:instrText>MODE SELECTION LIST</w:instrText>
      </w:r>
      <w:r w:rsidR="006F13CD">
        <w:instrText xml:space="preserve">" </w:instrText>
      </w:r>
      <w:r w:rsidR="006F13CD">
        <w:fldChar w:fldCharType="end"/>
      </w:r>
      <w:r>
        <w:t xml:space="preserve"> – three options for gameplay are provided. Each option is highlighted and available for selection when the mouse is hovered over it; left-clicking a highlighted option selects it.</w:t>
      </w:r>
    </w:p>
    <w:p w:rsidR="008B0297" w:rsidRDefault="008B0297" w:rsidP="008B0297">
      <w:pPr>
        <w:pStyle w:val="ListParagraph"/>
        <w:numPr>
          <w:ilvl w:val="1"/>
          <w:numId w:val="14"/>
        </w:numPr>
        <w:spacing w:after="200" w:line="276" w:lineRule="auto"/>
      </w:pPr>
      <w:r>
        <w:t>One Player – human versus computer. See One Player Options Menu for more details.</w:t>
      </w:r>
    </w:p>
    <w:p w:rsidR="008B0297" w:rsidRDefault="008B0297" w:rsidP="008B0297">
      <w:pPr>
        <w:pStyle w:val="ListParagraph"/>
        <w:numPr>
          <w:ilvl w:val="1"/>
          <w:numId w:val="14"/>
        </w:numPr>
        <w:spacing w:after="200" w:line="276" w:lineRule="auto"/>
      </w:pPr>
      <w:r>
        <w:t>Tw</w:t>
      </w:r>
      <w:r w:rsidR="003B276C">
        <w:t>o Players – human versus human.</w:t>
      </w:r>
    </w:p>
    <w:p w:rsidR="008B0297" w:rsidRDefault="008B0297" w:rsidP="008B0297">
      <w:pPr>
        <w:pStyle w:val="ListParagraph"/>
        <w:numPr>
          <w:ilvl w:val="1"/>
          <w:numId w:val="14"/>
        </w:numPr>
        <w:spacing w:after="200" w:line="276" w:lineRule="auto"/>
      </w:pPr>
      <w:r>
        <w:t>A</w:t>
      </w:r>
      <w:r w:rsidR="003B276C">
        <w:t>I &amp; AI</w:t>
      </w:r>
      <w:r>
        <w:t xml:space="preserve"> – </w:t>
      </w:r>
      <w:r w:rsidR="003B276C">
        <w:t>computer versus computer</w:t>
      </w:r>
      <w:r>
        <w:t>.</w:t>
      </w:r>
    </w:p>
    <w:p w:rsidR="008B0297" w:rsidRDefault="008B0297">
      <w:r>
        <w:br w:type="page"/>
      </w:r>
    </w:p>
    <w:p w:rsidR="002142B5" w:rsidRDefault="008B0297" w:rsidP="003B276C">
      <w:pPr>
        <w:pStyle w:val="Heading3"/>
        <w:jc w:val="center"/>
      </w:pPr>
      <w:bookmarkStart w:id="5" w:name="_Toc379190178"/>
      <w:r>
        <w:lastRenderedPageBreak/>
        <w:t>Player vs Computer Option</w:t>
      </w:r>
      <w:bookmarkEnd w:id="5"/>
    </w:p>
    <w:p w:rsidR="008B0297" w:rsidRDefault="003B276C" w:rsidP="008B0297">
      <w:pPr>
        <w:jc w:val="center"/>
      </w:pPr>
      <w:r>
        <w:rPr>
          <w:noProof/>
        </w:rPr>
        <w:drawing>
          <wp:inline distT="0" distB="0" distL="0" distR="0">
            <wp:extent cx="593407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8B0297" w:rsidRDefault="008B0297" w:rsidP="008B0297">
      <w:r>
        <w:t>One Player Options Menu – all options for human versus computer game are selected here. Options are highlighted and available for selection when the mouse is hovered over them. Each of the four options must have a selection before the game commences; selecting “Play” before each option has a selection will result in an error screen. See Errors section for more details on error screens.</w:t>
      </w:r>
    </w:p>
    <w:p w:rsidR="008B0297" w:rsidRDefault="008B0297" w:rsidP="008B0297">
      <w:pPr>
        <w:pStyle w:val="ListParagraph"/>
        <w:numPr>
          <w:ilvl w:val="0"/>
          <w:numId w:val="12"/>
        </w:numPr>
        <w:spacing w:after="200" w:line="276" w:lineRule="auto"/>
      </w:pPr>
      <w:r>
        <w:t>DIFFICULTY</w:t>
      </w:r>
      <w:r w:rsidR="006F13CD">
        <w:fldChar w:fldCharType="begin"/>
      </w:r>
      <w:r w:rsidR="006F13CD">
        <w:instrText xml:space="preserve"> XE "</w:instrText>
      </w:r>
      <w:r w:rsidR="006F13CD" w:rsidRPr="00335934">
        <w:instrText>DIFFICULTY</w:instrText>
      </w:r>
      <w:r w:rsidR="006F13CD">
        <w:instrText xml:space="preserve">" </w:instrText>
      </w:r>
      <w:r w:rsidR="006F13CD">
        <w:fldChar w:fldCharType="end"/>
      </w:r>
      <w:r>
        <w:t xml:space="preserve"> – left-click one of the three difficulty levels. This option determines the intelligence of the computer opponent. This option is available for One Player mode only.</w:t>
      </w:r>
    </w:p>
    <w:p w:rsidR="008B0297" w:rsidRDefault="008B0297" w:rsidP="008B0297">
      <w:pPr>
        <w:pStyle w:val="ListParagraph"/>
        <w:numPr>
          <w:ilvl w:val="1"/>
          <w:numId w:val="12"/>
        </w:numPr>
        <w:spacing w:after="200" w:line="276" w:lineRule="auto"/>
      </w:pPr>
      <w:r>
        <w:t>Easy – computer makes legal moves without any strategy. In this mode, expect the computer to make seemingly random moves.</w:t>
      </w:r>
    </w:p>
    <w:p w:rsidR="008B0297" w:rsidRDefault="008B0297" w:rsidP="008B0297">
      <w:pPr>
        <w:pStyle w:val="ListParagraph"/>
        <w:numPr>
          <w:ilvl w:val="1"/>
          <w:numId w:val="12"/>
        </w:numPr>
        <w:spacing w:after="200" w:line="276" w:lineRule="auto"/>
      </w:pPr>
      <w:r>
        <w:t>Moderate – computer makes legal moves, with strategy applied towards current turn. In this mode, expect the computer to make moves targeted towards capture of pieces.</w:t>
      </w:r>
    </w:p>
    <w:p w:rsidR="008B0297" w:rsidRDefault="008B0297" w:rsidP="008B0297">
      <w:pPr>
        <w:pStyle w:val="ListParagraph"/>
        <w:numPr>
          <w:ilvl w:val="1"/>
          <w:numId w:val="12"/>
        </w:numPr>
        <w:spacing w:after="200" w:line="276" w:lineRule="auto"/>
      </w:pPr>
      <w:r>
        <w:t>Challenging – computer makes legal moves, with strategy applied 3 moves ahead. In this mode, expect the computer to make moves according to analysis and prioritization.</w:t>
      </w:r>
    </w:p>
    <w:p w:rsidR="008B0297" w:rsidRDefault="008B0297" w:rsidP="008B0297">
      <w:pPr>
        <w:pStyle w:val="ListParagraph"/>
        <w:numPr>
          <w:ilvl w:val="0"/>
          <w:numId w:val="12"/>
        </w:numPr>
        <w:spacing w:after="200" w:line="276" w:lineRule="auto"/>
      </w:pPr>
      <w:r>
        <w:t>COLOR</w:t>
      </w:r>
      <w:r w:rsidR="006F13CD">
        <w:fldChar w:fldCharType="begin"/>
      </w:r>
      <w:r w:rsidR="006F13CD">
        <w:instrText xml:space="preserve"> XE "</w:instrText>
      </w:r>
      <w:r w:rsidR="006F13CD" w:rsidRPr="00335934">
        <w:instrText>COLOR</w:instrText>
      </w:r>
      <w:r w:rsidR="006F13CD">
        <w:instrText xml:space="preserve">" </w:instrText>
      </w:r>
      <w:r w:rsidR="006F13CD">
        <w:fldChar w:fldCharType="end"/>
      </w:r>
      <w:r>
        <w:t xml:space="preserve"> – left-click one of the two color selections. This option is available for One Player game only.</w:t>
      </w:r>
    </w:p>
    <w:p w:rsidR="008B0297" w:rsidRDefault="008B0297" w:rsidP="008B0297">
      <w:pPr>
        <w:pStyle w:val="ListParagraph"/>
        <w:numPr>
          <w:ilvl w:val="1"/>
          <w:numId w:val="12"/>
        </w:numPr>
        <w:spacing w:after="200" w:line="276" w:lineRule="auto"/>
      </w:pPr>
      <w:r>
        <w:t>Black – the pieces for the human player are black and located at the top of the game board; the Player Window for black is located at the top left of the gameplay screen. Upon beginning the game, black moves second.</w:t>
      </w:r>
    </w:p>
    <w:p w:rsidR="008B0297" w:rsidRDefault="008B0297" w:rsidP="008B0297">
      <w:pPr>
        <w:pStyle w:val="ListParagraph"/>
        <w:numPr>
          <w:ilvl w:val="1"/>
          <w:numId w:val="12"/>
        </w:numPr>
        <w:spacing w:after="200" w:line="276" w:lineRule="auto"/>
      </w:pPr>
      <w:r>
        <w:t>White – the pieces for the human player are white and located at the bottom of the game board; the Player Window for white is located at the bottom right of the gameplay screen. Upon beginning the game, white moves first.</w:t>
      </w:r>
    </w:p>
    <w:p w:rsidR="008B0297" w:rsidRDefault="008B0297" w:rsidP="003B276C">
      <w:pPr>
        <w:pStyle w:val="ListParagraph"/>
        <w:numPr>
          <w:ilvl w:val="0"/>
          <w:numId w:val="12"/>
        </w:numPr>
        <w:spacing w:after="200" w:line="276" w:lineRule="auto"/>
      </w:pPr>
      <w:r>
        <w:t>PLAY</w:t>
      </w:r>
      <w:r w:rsidR="006F13CD">
        <w:fldChar w:fldCharType="begin"/>
      </w:r>
      <w:r w:rsidR="006F13CD">
        <w:instrText xml:space="preserve"> XE "</w:instrText>
      </w:r>
      <w:r w:rsidR="006F13CD" w:rsidRPr="00335934">
        <w:instrText>PLAY</w:instrText>
      </w:r>
      <w:r w:rsidR="006F13CD">
        <w:instrText xml:space="preserve">" </w:instrText>
      </w:r>
      <w:r w:rsidR="006F13CD">
        <w:fldChar w:fldCharType="end"/>
      </w:r>
      <w:r>
        <w:t xml:space="preserve"> – left-click to proceed to gameplay. If the Difficulty, Timer, Input, and Color Options do not each have a selection, an error screen will appear. See Errors section for more details.</w:t>
      </w:r>
    </w:p>
    <w:p w:rsidR="008B0297" w:rsidRDefault="008B0297" w:rsidP="002142B5">
      <w:pPr>
        <w:pStyle w:val="Heading3"/>
        <w:jc w:val="center"/>
      </w:pPr>
      <w:bookmarkStart w:id="6" w:name="_Toc379190179"/>
      <w:r>
        <w:lastRenderedPageBreak/>
        <w:t>Player vs Computer Board</w:t>
      </w:r>
      <w:bookmarkEnd w:id="6"/>
    </w:p>
    <w:p w:rsidR="002142B5" w:rsidRDefault="002142B5" w:rsidP="004F19F3"/>
    <w:p w:rsidR="004F19F3" w:rsidRDefault="00E8308E" w:rsidP="004F19F3">
      <w:r>
        <w:rPr>
          <w:noProof/>
        </w:rPr>
        <w:drawing>
          <wp:inline distT="0" distB="0" distL="0" distR="0">
            <wp:extent cx="595312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3228975"/>
                    </a:xfrm>
                    <a:prstGeom prst="rect">
                      <a:avLst/>
                    </a:prstGeom>
                    <a:noFill/>
                    <a:ln>
                      <a:noFill/>
                    </a:ln>
                  </pic:spPr>
                </pic:pic>
              </a:graphicData>
            </a:graphic>
          </wp:inline>
        </w:drawing>
      </w:r>
    </w:p>
    <w:p w:rsidR="004F19F3" w:rsidRDefault="004F19F3" w:rsidP="004F19F3">
      <w:pPr>
        <w:pStyle w:val="ListParagraph"/>
        <w:numPr>
          <w:ilvl w:val="0"/>
          <w:numId w:val="11"/>
        </w:numPr>
        <w:spacing w:after="200" w:line="276" w:lineRule="auto"/>
      </w:pPr>
      <w:r>
        <w:t>WINDOW TITLE</w:t>
      </w:r>
      <w:r w:rsidR="006F13CD">
        <w:fldChar w:fldCharType="begin"/>
      </w:r>
      <w:r w:rsidR="006F13CD">
        <w:instrText xml:space="preserve"> XE "</w:instrText>
      </w:r>
      <w:r w:rsidR="006F13CD" w:rsidRPr="00335934">
        <w:instrText>WINDOW TITLE</w:instrText>
      </w:r>
      <w:r w:rsidR="006F13CD">
        <w:instrText xml:space="preserve">" </w:instrText>
      </w:r>
      <w:r w:rsidR="006F13CD">
        <w:fldChar w:fldCharType="end"/>
      </w:r>
      <w:r>
        <w:t xml:space="preserve"> –identifies the current location within the application. The screenshot above indicates a one-player game where the human is pitted against the computer. </w:t>
      </w:r>
    </w:p>
    <w:p w:rsidR="004F19F3" w:rsidRDefault="004F19F3" w:rsidP="004F19F3">
      <w:pPr>
        <w:pStyle w:val="ListParagraph"/>
        <w:numPr>
          <w:ilvl w:val="0"/>
          <w:numId w:val="11"/>
        </w:numPr>
        <w:spacing w:after="200" w:line="276" w:lineRule="auto"/>
      </w:pPr>
      <w:r>
        <w:t>CHESS BOARD</w:t>
      </w:r>
      <w:r w:rsidR="006F13CD">
        <w:fldChar w:fldCharType="begin"/>
      </w:r>
      <w:r w:rsidR="006F13CD">
        <w:instrText xml:space="preserve"> XE "</w:instrText>
      </w:r>
      <w:r w:rsidR="006F13CD" w:rsidRPr="00335934">
        <w:instrText>CHESS BOARD</w:instrText>
      </w:r>
      <w:r w:rsidR="006F13CD">
        <w:instrText xml:space="preserve">" </w:instrText>
      </w:r>
      <w:r w:rsidR="006F13CD">
        <w:fldChar w:fldCharType="end"/>
      </w:r>
      <w:r>
        <w:t xml:space="preserve"> – area where the game play occurs. Depending on Input option selected, pieces can be moved either with the mouse or by manually typing moves with the keyboard.</w:t>
      </w:r>
    </w:p>
    <w:p w:rsidR="004F19F3" w:rsidRDefault="004F19F3" w:rsidP="004F19F3">
      <w:pPr>
        <w:pStyle w:val="ListParagraph"/>
        <w:numPr>
          <w:ilvl w:val="1"/>
          <w:numId w:val="11"/>
        </w:numPr>
        <w:spacing w:after="200" w:line="276" w:lineRule="auto"/>
      </w:pPr>
      <w:r>
        <w:t>Moving with mouse – hover mouse over the intended piece to move and left-click to hold the piece. While holding button down, move mouse to desired position and release button. Illegal moves will invoke an error pop-up and the piece will return to its original position.</w:t>
      </w:r>
    </w:p>
    <w:p w:rsidR="004F19F3" w:rsidRDefault="004F19F3" w:rsidP="004F19F3">
      <w:pPr>
        <w:pStyle w:val="ListParagraph"/>
        <w:numPr>
          <w:ilvl w:val="1"/>
          <w:numId w:val="11"/>
        </w:numPr>
        <w:spacing w:after="200" w:line="276" w:lineRule="auto"/>
      </w:pPr>
      <w:r>
        <w:t>Moving with the keyboard – in the “Piece” input window, type in the desired piece to move by entering its coordinates i.e. F8; in the “Position” input window, type in the desired coordinate to move to and press return. Illegal moves will invoke an error pop-up and the piece will return to its original position. See #6 below for more information on the Piece and Position input windows.</w:t>
      </w:r>
    </w:p>
    <w:p w:rsidR="004F19F3" w:rsidRDefault="004F19F3" w:rsidP="004F19F3">
      <w:pPr>
        <w:pStyle w:val="ListParagraph"/>
        <w:numPr>
          <w:ilvl w:val="0"/>
          <w:numId w:val="11"/>
        </w:numPr>
        <w:spacing w:after="200" w:line="276" w:lineRule="auto"/>
      </w:pPr>
      <w:r>
        <w:t>PLAYER OPTIONS</w:t>
      </w:r>
      <w:r w:rsidR="006F13CD">
        <w:fldChar w:fldCharType="begin"/>
      </w:r>
      <w:r w:rsidR="006F13CD">
        <w:instrText xml:space="preserve"> XE "</w:instrText>
      </w:r>
      <w:r w:rsidR="006F13CD" w:rsidRPr="00335934">
        <w:instrText>PLAYER OPTIONS</w:instrText>
      </w:r>
      <w:r w:rsidR="006F13CD">
        <w:instrText xml:space="preserve">" </w:instrText>
      </w:r>
      <w:r w:rsidR="006F13CD">
        <w:fldChar w:fldCharType="end"/>
      </w:r>
      <w:r>
        <w:t xml:space="preserve"> – additional in-play options available to the current player. These selections are highlighted and available for selection when the mouse is hovered over them.</w:t>
      </w:r>
    </w:p>
    <w:p w:rsidR="004F19F3" w:rsidRDefault="004F19F3" w:rsidP="004F19F3">
      <w:pPr>
        <w:pStyle w:val="ListParagraph"/>
        <w:numPr>
          <w:ilvl w:val="1"/>
          <w:numId w:val="11"/>
        </w:numPr>
        <w:spacing w:after="200" w:line="276" w:lineRule="auto"/>
      </w:pPr>
      <w:r>
        <w:t>Undo Move – left-click to select. This option will undo the last move executed.</w:t>
      </w:r>
    </w:p>
    <w:p w:rsidR="004F19F3" w:rsidRDefault="004F19F3" w:rsidP="004F19F3">
      <w:pPr>
        <w:pStyle w:val="ListParagraph"/>
        <w:numPr>
          <w:ilvl w:val="0"/>
          <w:numId w:val="11"/>
        </w:numPr>
        <w:spacing w:after="200" w:line="276" w:lineRule="auto"/>
      </w:pPr>
      <w:r>
        <w:t>PLAYER WINDOW</w:t>
      </w:r>
      <w:r w:rsidR="006F13CD">
        <w:fldChar w:fldCharType="begin"/>
      </w:r>
      <w:r w:rsidR="006F13CD">
        <w:instrText xml:space="preserve"> XE "</w:instrText>
      </w:r>
      <w:r w:rsidR="006F13CD" w:rsidRPr="00335934">
        <w:instrText>PLAYER WINDOW</w:instrText>
      </w:r>
      <w:r w:rsidR="006F13CD">
        <w:instrText xml:space="preserve">" </w:instrText>
      </w:r>
      <w:r w:rsidR="006F13CD">
        <w:fldChar w:fldCharType="end"/>
      </w:r>
      <w:r>
        <w:t xml:space="preserve"> – sub-window that reports all pertinent data for the player indicated at the top of the window. The bottom right window is always for the player using white pieces, and the top left window is always for the player using black pieces. Below the indicated player is the player’s timer. Below the timer is the summary of captured pieces; each captured piece is represented by its respective icon and a number indicating how many of them have been captured.</w:t>
      </w:r>
    </w:p>
    <w:p w:rsidR="004F19F3" w:rsidRDefault="004F19F3" w:rsidP="004F19F3">
      <w:pPr>
        <w:pStyle w:val="ListParagraph"/>
        <w:numPr>
          <w:ilvl w:val="0"/>
          <w:numId w:val="11"/>
        </w:numPr>
        <w:spacing w:after="200" w:line="276" w:lineRule="auto"/>
      </w:pPr>
      <w:r>
        <w:lastRenderedPageBreak/>
        <w:t>QUIT</w:t>
      </w:r>
      <w:r w:rsidR="006F13CD">
        <w:fldChar w:fldCharType="begin"/>
      </w:r>
      <w:r w:rsidR="006F13CD">
        <w:instrText xml:space="preserve"> XE "</w:instrText>
      </w:r>
      <w:r w:rsidR="006F13CD" w:rsidRPr="00335934">
        <w:instrText>PAUSE and QUIT</w:instrText>
      </w:r>
      <w:r w:rsidR="006F13CD">
        <w:instrText xml:space="preserve">" </w:instrText>
      </w:r>
      <w:r w:rsidR="006F13CD">
        <w:fldChar w:fldCharType="end"/>
      </w:r>
      <w:r>
        <w:t xml:space="preserve"> – additional in-play options available to the current user. Hovering over either option with the mouse will highlight it, making the option available for selection.</w:t>
      </w:r>
    </w:p>
    <w:p w:rsidR="004F19F3" w:rsidRDefault="004F19F3" w:rsidP="004F19F3">
      <w:pPr>
        <w:pStyle w:val="ListParagraph"/>
        <w:numPr>
          <w:ilvl w:val="1"/>
          <w:numId w:val="11"/>
        </w:numPr>
        <w:spacing w:after="200" w:line="276" w:lineRule="auto"/>
      </w:pPr>
      <w:r>
        <w:t xml:space="preserve">Quit – left-click to select. This option ends the current game and returns the user to the main menu.      </w:t>
      </w:r>
    </w:p>
    <w:p w:rsidR="005121E2" w:rsidRDefault="005121E2" w:rsidP="00C41298"/>
    <w:p w:rsidR="002C351A" w:rsidRDefault="00CC5823" w:rsidP="00CC5823">
      <w:pPr>
        <w:pStyle w:val="Heading2"/>
        <w:ind w:left="540" w:hanging="540"/>
      </w:pPr>
      <w:bookmarkStart w:id="7" w:name="_Toc379190180"/>
      <w:r>
        <w:t>1.2</w:t>
      </w:r>
      <w:r>
        <w:tab/>
      </w:r>
      <w:r w:rsidR="002C351A">
        <w:t>Goals</w:t>
      </w:r>
      <w:bookmarkEnd w:id="7"/>
    </w:p>
    <w:p w:rsidR="00D1095A" w:rsidRDefault="00170104" w:rsidP="002C351A">
      <w:r>
        <w:t>The goal is to capture opponent’s King by forcing checkmate position.</w:t>
      </w:r>
    </w:p>
    <w:p w:rsidR="00D1095A" w:rsidRDefault="00D1095A" w:rsidP="002C351A"/>
    <w:p w:rsidR="00D1095A" w:rsidRDefault="00CC5823" w:rsidP="00CC5823">
      <w:pPr>
        <w:pStyle w:val="Heading2"/>
        <w:ind w:left="540" w:hanging="540"/>
      </w:pPr>
      <w:bookmarkStart w:id="8" w:name="_Toc379190181"/>
      <w:r>
        <w:t>1.3</w:t>
      </w:r>
      <w:r>
        <w:tab/>
      </w:r>
      <w:r w:rsidR="00D1095A">
        <w:t>Features</w:t>
      </w:r>
      <w:bookmarkEnd w:id="8"/>
    </w:p>
    <w:p w:rsidR="003C3DD5" w:rsidRDefault="004F19F3" w:rsidP="004F19F3">
      <w:pPr>
        <w:pStyle w:val="Heading3"/>
      </w:pPr>
      <w:bookmarkStart w:id="9" w:name="_Toc379190182"/>
      <w:r>
        <w:t>Display:</w:t>
      </w:r>
      <w:bookmarkEnd w:id="9"/>
    </w:p>
    <w:p w:rsidR="003C3DD5" w:rsidRDefault="003C3DD5" w:rsidP="003C3DD5">
      <w:pPr>
        <w:pStyle w:val="ListParagraph"/>
        <w:numPr>
          <w:ilvl w:val="1"/>
          <w:numId w:val="7"/>
        </w:numPr>
        <w:ind w:left="450"/>
      </w:pPr>
      <w:r>
        <w:t>Interactive graphical user interface</w:t>
      </w:r>
    </w:p>
    <w:p w:rsidR="003C3DD5" w:rsidRDefault="003C3DD5">
      <w:pPr>
        <w:pStyle w:val="ListParagraph"/>
        <w:numPr>
          <w:ilvl w:val="1"/>
          <w:numId w:val="7"/>
        </w:numPr>
        <w:ind w:left="450"/>
      </w:pPr>
      <w:r>
        <w:t>Choice of black or white</w:t>
      </w:r>
    </w:p>
    <w:p w:rsidR="009C29D4" w:rsidRDefault="009C29D4">
      <w:pPr>
        <w:pStyle w:val="ListParagraph"/>
        <w:numPr>
          <w:ilvl w:val="1"/>
          <w:numId w:val="7"/>
        </w:numPr>
        <w:ind w:left="450"/>
      </w:pPr>
      <w:r>
        <w:t>Highlight of last move</w:t>
      </w:r>
    </w:p>
    <w:p w:rsidR="007B2D9C" w:rsidRDefault="007B2D9C">
      <w:pPr>
        <w:pStyle w:val="ListParagraph"/>
        <w:numPr>
          <w:ilvl w:val="1"/>
          <w:numId w:val="7"/>
        </w:numPr>
        <w:ind w:left="450"/>
      </w:pPr>
      <w:r>
        <w:t>Highlight of legal moves</w:t>
      </w:r>
    </w:p>
    <w:p w:rsidR="003C3DD5" w:rsidRPr="004E05DB" w:rsidRDefault="003C3DD5" w:rsidP="004F19F3">
      <w:pPr>
        <w:pStyle w:val="Heading3"/>
      </w:pPr>
      <w:bookmarkStart w:id="10" w:name="_Toc379190183"/>
      <w:r>
        <w:t>Gameplay:</w:t>
      </w:r>
      <w:bookmarkEnd w:id="10"/>
    </w:p>
    <w:p w:rsidR="00D1095A" w:rsidRDefault="00D1095A" w:rsidP="00A802BF">
      <w:pPr>
        <w:pStyle w:val="ListParagraph"/>
        <w:numPr>
          <w:ilvl w:val="1"/>
          <w:numId w:val="7"/>
        </w:numPr>
        <w:ind w:left="450"/>
      </w:pPr>
      <w:r>
        <w:t>Timer</w:t>
      </w:r>
    </w:p>
    <w:p w:rsidR="00D1095A" w:rsidRDefault="003C3DD5" w:rsidP="00A802BF">
      <w:pPr>
        <w:pStyle w:val="ListParagraph"/>
        <w:numPr>
          <w:ilvl w:val="1"/>
          <w:numId w:val="7"/>
        </w:numPr>
        <w:ind w:left="450"/>
      </w:pPr>
      <w:r>
        <w:t>Three level of difficulties: easy, medium and hard</w:t>
      </w:r>
    </w:p>
    <w:p w:rsidR="003C3DD5" w:rsidRDefault="007B2D9C">
      <w:pPr>
        <w:pStyle w:val="ListParagraph"/>
        <w:numPr>
          <w:ilvl w:val="1"/>
          <w:numId w:val="7"/>
        </w:numPr>
        <w:ind w:left="450"/>
      </w:pPr>
      <w:r>
        <w:t>Move log</w:t>
      </w:r>
    </w:p>
    <w:p w:rsidR="00CF3522" w:rsidRDefault="00CF3522">
      <w:pPr>
        <w:pStyle w:val="ListParagraph"/>
        <w:numPr>
          <w:ilvl w:val="1"/>
          <w:numId w:val="7"/>
        </w:numPr>
        <w:ind w:left="450"/>
      </w:pPr>
      <w:r>
        <w:t>Undo option</w:t>
      </w:r>
    </w:p>
    <w:p w:rsidR="00CF3522" w:rsidRDefault="00CF3522">
      <w:pPr>
        <w:pStyle w:val="ListParagraph"/>
        <w:numPr>
          <w:ilvl w:val="1"/>
          <w:numId w:val="7"/>
        </w:numPr>
        <w:ind w:left="450"/>
      </w:pPr>
      <w:r>
        <w:t>Moves hints</w:t>
      </w:r>
    </w:p>
    <w:p w:rsidR="00D1095A" w:rsidRDefault="00D1095A" w:rsidP="004F19F3">
      <w:pPr>
        <w:pStyle w:val="ListParagraph"/>
        <w:ind w:left="450"/>
      </w:pPr>
    </w:p>
    <w:p w:rsidR="00D1095A" w:rsidRDefault="00D1095A">
      <w:r>
        <w:br w:type="page"/>
      </w:r>
    </w:p>
    <w:p w:rsidR="00964FAF" w:rsidRDefault="00964FAF" w:rsidP="00964FAF">
      <w:pPr>
        <w:pStyle w:val="Heading1"/>
      </w:pPr>
      <w:bookmarkStart w:id="11" w:name="_Toc377973140"/>
      <w:bookmarkStart w:id="12" w:name="_Toc379190184"/>
      <w:r>
        <w:lastRenderedPageBreak/>
        <w:t>2: Installation</w:t>
      </w:r>
      <w:bookmarkEnd w:id="11"/>
      <w:bookmarkEnd w:id="12"/>
    </w:p>
    <w:p w:rsidR="00964FAF" w:rsidRDefault="00964FAF" w:rsidP="00964FAF">
      <w:pPr>
        <w:pStyle w:val="Heading2"/>
        <w:ind w:left="540" w:hanging="540"/>
      </w:pPr>
      <w:bookmarkStart w:id="13" w:name="_Toc377973141"/>
      <w:bookmarkStart w:id="14" w:name="_Toc379190185"/>
      <w:r>
        <w:t>2.1</w:t>
      </w:r>
      <w:r>
        <w:tab/>
        <w:t>System Requirement</w:t>
      </w:r>
      <w:bookmarkEnd w:id="13"/>
      <w:bookmarkEnd w:id="14"/>
    </w:p>
    <w:p w:rsidR="00964FAF" w:rsidRDefault="00964FAF" w:rsidP="00964FAF">
      <w:pPr>
        <w:pStyle w:val="ListParagraph"/>
        <w:numPr>
          <w:ilvl w:val="1"/>
          <w:numId w:val="8"/>
        </w:numPr>
        <w:tabs>
          <w:tab w:val="left" w:pos="360"/>
          <w:tab w:val="left" w:pos="1350"/>
        </w:tabs>
        <w:ind w:left="450"/>
      </w:pPr>
      <w:r>
        <w:t>Hardware</w:t>
      </w:r>
      <w:r>
        <w:fldChar w:fldCharType="begin"/>
      </w:r>
      <w:r>
        <w:instrText xml:space="preserve"> XE "</w:instrText>
      </w:r>
      <w:r w:rsidRPr="00335934">
        <w:instrText>Hardware</w:instrText>
      </w:r>
      <w:r>
        <w:instrText xml:space="preserve">" </w:instrText>
      </w:r>
      <w:r>
        <w:fldChar w:fldCharType="end"/>
      </w:r>
      <w:r>
        <w:t xml:space="preserve">: </w:t>
      </w:r>
      <w:r w:rsidRPr="00D1095A">
        <w:t>PC Hardware (x86_64 server)</w:t>
      </w:r>
    </w:p>
    <w:p w:rsidR="00964FAF" w:rsidRDefault="00964FAF" w:rsidP="00964FAF">
      <w:pPr>
        <w:pStyle w:val="ListParagraph"/>
        <w:numPr>
          <w:ilvl w:val="1"/>
          <w:numId w:val="8"/>
        </w:numPr>
        <w:tabs>
          <w:tab w:val="left" w:pos="360"/>
          <w:tab w:val="left" w:pos="1350"/>
        </w:tabs>
        <w:ind w:left="450"/>
      </w:pPr>
      <w:r>
        <w:t>Operating system</w:t>
      </w:r>
      <w:r>
        <w:fldChar w:fldCharType="begin"/>
      </w:r>
      <w:r>
        <w:instrText xml:space="preserve"> XE "</w:instrText>
      </w:r>
      <w:r w:rsidRPr="00335934">
        <w:instrText>Operating system</w:instrText>
      </w:r>
      <w:r>
        <w:instrText xml:space="preserve">" </w:instrText>
      </w:r>
      <w:r>
        <w:fldChar w:fldCharType="end"/>
      </w:r>
      <w:r>
        <w:t xml:space="preserve">: </w:t>
      </w:r>
      <w:r w:rsidRPr="00D1095A">
        <w:t>Linux OS (RHEL-6-x86_64)</w:t>
      </w:r>
    </w:p>
    <w:p w:rsidR="00964FAF" w:rsidRDefault="00964FAF" w:rsidP="00964FAF">
      <w:pPr>
        <w:pStyle w:val="ListParagraph"/>
        <w:numPr>
          <w:ilvl w:val="1"/>
          <w:numId w:val="8"/>
        </w:numPr>
        <w:tabs>
          <w:tab w:val="left" w:pos="360"/>
          <w:tab w:val="left" w:pos="1350"/>
        </w:tabs>
        <w:ind w:left="450"/>
      </w:pPr>
      <w:r>
        <w:t>Dependent third party software</w:t>
      </w:r>
      <w:r>
        <w:fldChar w:fldCharType="begin"/>
      </w:r>
      <w:r>
        <w:instrText xml:space="preserve"> XE "</w:instrText>
      </w:r>
      <w:r w:rsidRPr="00335934">
        <w:instrText>Dependent third party software</w:instrText>
      </w:r>
      <w:r>
        <w:instrText xml:space="preserve">" </w:instrText>
      </w:r>
      <w:r>
        <w:fldChar w:fldCharType="end"/>
      </w:r>
      <w:r>
        <w:t>:</w:t>
      </w:r>
    </w:p>
    <w:p w:rsidR="00964FAF" w:rsidRDefault="00964FAF" w:rsidP="00964FAF">
      <w:pPr>
        <w:pStyle w:val="ListParagraph"/>
        <w:numPr>
          <w:ilvl w:val="2"/>
          <w:numId w:val="8"/>
        </w:numPr>
        <w:tabs>
          <w:tab w:val="left" w:pos="360"/>
          <w:tab w:val="left" w:pos="1350"/>
        </w:tabs>
        <w:ind w:left="720"/>
      </w:pPr>
      <w:r>
        <w:t>gcc</w:t>
      </w:r>
    </w:p>
    <w:p w:rsidR="00964FAF" w:rsidRDefault="00964FAF" w:rsidP="00964FAF">
      <w:pPr>
        <w:pStyle w:val="ListParagraph"/>
        <w:numPr>
          <w:ilvl w:val="2"/>
          <w:numId w:val="8"/>
        </w:numPr>
        <w:tabs>
          <w:tab w:val="left" w:pos="360"/>
          <w:tab w:val="left" w:pos="1350"/>
        </w:tabs>
        <w:ind w:left="720"/>
      </w:pPr>
      <w:r>
        <w:t>GNU make</w:t>
      </w:r>
    </w:p>
    <w:p w:rsidR="00964FAF" w:rsidRDefault="00964FAF" w:rsidP="00964FAF">
      <w:pPr>
        <w:pStyle w:val="ListParagraph"/>
        <w:numPr>
          <w:ilvl w:val="1"/>
          <w:numId w:val="8"/>
        </w:numPr>
        <w:tabs>
          <w:tab w:val="left" w:pos="360"/>
        </w:tabs>
        <w:ind w:left="360"/>
      </w:pPr>
      <w:r>
        <w:t>Dependent libraries</w:t>
      </w:r>
      <w:r>
        <w:fldChar w:fldCharType="begin"/>
      </w:r>
      <w:r>
        <w:instrText xml:space="preserve"> XE "</w:instrText>
      </w:r>
      <w:r w:rsidRPr="00335934">
        <w:instrText>Dependent libraries</w:instrText>
      </w:r>
      <w:r>
        <w:instrText xml:space="preserve">" </w:instrText>
      </w:r>
      <w:r>
        <w:fldChar w:fldCharType="end"/>
      </w:r>
      <w:r>
        <w:t>:</w:t>
      </w:r>
    </w:p>
    <w:p w:rsidR="00964FAF" w:rsidRDefault="00964FAF" w:rsidP="00964FAF">
      <w:pPr>
        <w:pStyle w:val="ListParagraph"/>
        <w:numPr>
          <w:ilvl w:val="2"/>
          <w:numId w:val="8"/>
        </w:numPr>
        <w:tabs>
          <w:tab w:val="left" w:pos="360"/>
          <w:tab w:val="left" w:pos="1350"/>
        </w:tabs>
        <w:ind w:left="720"/>
      </w:pPr>
      <w:r>
        <w:t>SDL for graphical user interface: SDL2, SDL2_img, SDL2_gfx, SDL2_ttf, SDL2_mixer</w:t>
      </w:r>
    </w:p>
    <w:p w:rsidR="00964FAF" w:rsidRDefault="00964FAF" w:rsidP="00964FAF">
      <w:pPr>
        <w:pStyle w:val="ListParagraph"/>
        <w:numPr>
          <w:ilvl w:val="2"/>
          <w:numId w:val="8"/>
        </w:numPr>
        <w:tabs>
          <w:tab w:val="left" w:pos="360"/>
          <w:tab w:val="left" w:pos="1350"/>
        </w:tabs>
        <w:ind w:left="720"/>
      </w:pPr>
      <w:r>
        <w:t>Math library</w:t>
      </w:r>
    </w:p>
    <w:p w:rsidR="00964FAF" w:rsidRDefault="00964FAF" w:rsidP="00964FAF"/>
    <w:p w:rsidR="00964FAF" w:rsidRDefault="00964FAF" w:rsidP="00964FAF">
      <w:pPr>
        <w:pStyle w:val="Heading2"/>
        <w:ind w:left="540" w:hanging="540"/>
      </w:pPr>
      <w:bookmarkStart w:id="15" w:name="_Toc377973142"/>
      <w:bookmarkStart w:id="16" w:name="_Toc379190186"/>
      <w:r>
        <w:t>2.2</w:t>
      </w:r>
      <w:r>
        <w:tab/>
        <w:t>Setup and Configuration</w:t>
      </w:r>
      <w:bookmarkEnd w:id="15"/>
      <w:bookmarkEnd w:id="16"/>
    </w:p>
    <w:p w:rsidR="00964FAF" w:rsidRDefault="00964FAF" w:rsidP="00964FAF">
      <w:pPr>
        <w:pStyle w:val="ListParagraph"/>
        <w:numPr>
          <w:ilvl w:val="0"/>
          <w:numId w:val="19"/>
        </w:numPr>
        <w:tabs>
          <w:tab w:val="left" w:pos="360"/>
        </w:tabs>
        <w:ind w:hanging="720"/>
      </w:pPr>
      <w:r>
        <w:t xml:space="preserve">SDL library installation: details are shown at </w:t>
      </w:r>
      <w:r w:rsidRPr="00C96B8E">
        <w:t>http://libsdl.org</w:t>
      </w:r>
    </w:p>
    <w:p w:rsidR="00964FAF" w:rsidRPr="0090723B" w:rsidRDefault="00964FAF" w:rsidP="00964FAF"/>
    <w:p w:rsidR="00964FAF" w:rsidRDefault="00964FAF" w:rsidP="00964FAF">
      <w:pPr>
        <w:pStyle w:val="Heading2"/>
        <w:ind w:left="540" w:hanging="540"/>
      </w:pPr>
      <w:bookmarkStart w:id="17" w:name="_Toc377973143"/>
      <w:bookmarkStart w:id="18" w:name="_Toc379190187"/>
      <w:r>
        <w:t>2.3</w:t>
      </w:r>
      <w:r>
        <w:tab/>
      </w:r>
      <w:r w:rsidRPr="00DB190F">
        <w:t>Building, compilation, installation</w:t>
      </w:r>
      <w:bookmarkEnd w:id="17"/>
      <w:bookmarkEnd w:id="18"/>
    </w:p>
    <w:p w:rsidR="00964FAF" w:rsidRDefault="00964FAF" w:rsidP="00964FAF">
      <w:pPr>
        <w:pStyle w:val="ListParagraph"/>
        <w:numPr>
          <w:ilvl w:val="0"/>
          <w:numId w:val="18"/>
        </w:numPr>
        <w:tabs>
          <w:tab w:val="left" w:pos="360"/>
        </w:tabs>
        <w:ind w:left="360" w:hanging="270"/>
      </w:pPr>
      <w:r>
        <w:t>The software comes in a tar.gz package. After downloading, extract the package by running:</w:t>
      </w:r>
      <w:r>
        <w:br/>
        <w:t>tar –zxvf ChessXIV.tar.gz</w:t>
      </w:r>
    </w:p>
    <w:p w:rsidR="00964FAF" w:rsidRDefault="00964FAF" w:rsidP="00964FAF">
      <w:pPr>
        <w:pStyle w:val="ListParagraph"/>
        <w:numPr>
          <w:ilvl w:val="0"/>
          <w:numId w:val="18"/>
        </w:numPr>
        <w:tabs>
          <w:tab w:val="left" w:pos="360"/>
        </w:tabs>
        <w:ind w:left="360" w:hanging="270"/>
      </w:pPr>
      <w:r>
        <w:t>Change into the directory by running:</w:t>
      </w:r>
      <w:r>
        <w:br/>
        <w:t>cd ChessXIV</w:t>
      </w:r>
    </w:p>
    <w:p w:rsidR="00964FAF" w:rsidRDefault="00964FAF" w:rsidP="00964FAF">
      <w:pPr>
        <w:pStyle w:val="ListParagraph"/>
        <w:tabs>
          <w:tab w:val="left" w:pos="360"/>
        </w:tabs>
        <w:ind w:left="360"/>
        <w:rPr>
          <w:ins w:id="19" w:author="Minh" w:date="2014-02-03T10:55:00Z"/>
        </w:rPr>
      </w:pPr>
    </w:p>
    <w:p w:rsidR="00964FAF" w:rsidRDefault="00964FAF" w:rsidP="00964FAF">
      <w:pPr>
        <w:pStyle w:val="ListParagraph"/>
        <w:tabs>
          <w:tab w:val="left" w:pos="360"/>
        </w:tabs>
        <w:ind w:left="360"/>
        <w:rPr>
          <w:ins w:id="20" w:author="Minh" w:date="2014-02-03T10:55:00Z"/>
        </w:rPr>
      </w:pPr>
      <w:proofErr w:type="gramStart"/>
      <w:ins w:id="21" w:author="Minh" w:date="2014-02-03T10:55:00Z">
        <w:r>
          <w:t>A)To</w:t>
        </w:r>
        <w:proofErr w:type="gramEnd"/>
        <w:r>
          <w:t xml:space="preserve"> compile the command line (ASCII) version of the program:</w:t>
        </w:r>
      </w:ins>
    </w:p>
    <w:p w:rsidR="00964FAF" w:rsidRDefault="00964FAF" w:rsidP="00964FAF">
      <w:pPr>
        <w:pStyle w:val="ListParagraph"/>
        <w:numPr>
          <w:ilvl w:val="0"/>
          <w:numId w:val="18"/>
        </w:numPr>
        <w:tabs>
          <w:tab w:val="left" w:pos="360"/>
        </w:tabs>
        <w:ind w:left="360" w:hanging="270"/>
        <w:rPr>
          <w:ins w:id="22" w:author="Minh" w:date="2014-02-03T10:55:00Z"/>
        </w:rPr>
      </w:pPr>
      <w:r>
        <w:t xml:space="preserve">Compile the code by running: </w:t>
      </w:r>
    </w:p>
    <w:p w:rsidR="00964FAF" w:rsidRDefault="00964FAF">
      <w:pPr>
        <w:pStyle w:val="ListParagraph"/>
        <w:tabs>
          <w:tab w:val="left" w:pos="360"/>
        </w:tabs>
        <w:ind w:left="360"/>
        <w:pPrChange w:id="23" w:author="Minh" w:date="2014-02-03T11:10:00Z">
          <w:pPr>
            <w:pStyle w:val="ListParagraph"/>
            <w:numPr>
              <w:numId w:val="18"/>
            </w:numPr>
            <w:tabs>
              <w:tab w:val="left" w:pos="360"/>
            </w:tabs>
            <w:ind w:left="360" w:hanging="270"/>
          </w:pPr>
        </w:pPrChange>
      </w:pPr>
      <w:del w:id="24" w:author="Minh" w:date="2014-02-03T10:55:00Z">
        <w:r>
          <w:br/>
        </w:r>
      </w:del>
      <w:proofErr w:type="gramStart"/>
      <w:r>
        <w:t>make</w:t>
      </w:r>
      <w:proofErr w:type="gramEnd"/>
      <w:ins w:id="25" w:author="Minh" w:date="2014-02-03T10:55:00Z">
        <w:r>
          <w:t xml:space="preserve"> clean</w:t>
        </w:r>
        <w:r>
          <w:br/>
          <w:t>make</w:t>
        </w:r>
      </w:ins>
    </w:p>
    <w:p w:rsidR="00964FAF" w:rsidRDefault="00964FAF" w:rsidP="00964FAF">
      <w:pPr>
        <w:pStyle w:val="ListParagraph"/>
        <w:numPr>
          <w:ilvl w:val="0"/>
          <w:numId w:val="18"/>
        </w:numPr>
        <w:tabs>
          <w:tab w:val="left" w:pos="360"/>
        </w:tabs>
        <w:ind w:left="360" w:hanging="270"/>
        <w:rPr>
          <w:ins w:id="26" w:author="Minh" w:date="2014-02-03T10:55:00Z"/>
        </w:rPr>
      </w:pPr>
      <w:r>
        <w:t>Run the program by running:</w:t>
      </w:r>
      <w:r>
        <w:br/>
      </w:r>
      <w:ins w:id="27" w:author="Minh" w:date="2014-02-03T10:55:00Z">
        <w:r>
          <w:t>bin/ChessXIV</w:t>
        </w:r>
      </w:ins>
    </w:p>
    <w:p w:rsidR="00964FAF" w:rsidRDefault="00964FAF" w:rsidP="00964FAF">
      <w:pPr>
        <w:tabs>
          <w:tab w:val="left" w:pos="360"/>
        </w:tabs>
        <w:rPr>
          <w:ins w:id="28" w:author="Minh" w:date="2014-02-03T10:55:00Z"/>
        </w:rPr>
      </w:pPr>
    </w:p>
    <w:p w:rsidR="00964FAF" w:rsidRDefault="00964FAF" w:rsidP="00964FAF">
      <w:pPr>
        <w:tabs>
          <w:tab w:val="left" w:pos="360"/>
        </w:tabs>
        <w:ind w:left="360"/>
        <w:rPr>
          <w:ins w:id="29" w:author="Minh" w:date="2014-02-03T10:55:00Z"/>
        </w:rPr>
      </w:pPr>
      <w:ins w:id="30" w:author="Minh" w:date="2014-02-03T10:55:00Z">
        <w:r>
          <w:t>B) To compile the Graphical User Interface version of the program:</w:t>
        </w:r>
      </w:ins>
    </w:p>
    <w:p w:rsidR="00964FAF" w:rsidRDefault="00964FAF" w:rsidP="00964FAF">
      <w:pPr>
        <w:pStyle w:val="ListParagraph"/>
        <w:numPr>
          <w:ilvl w:val="0"/>
          <w:numId w:val="18"/>
        </w:numPr>
        <w:tabs>
          <w:tab w:val="left" w:pos="450"/>
        </w:tabs>
        <w:spacing w:line="240" w:lineRule="auto"/>
        <w:ind w:left="360" w:hanging="180"/>
        <w:rPr>
          <w:ins w:id="31" w:author="Minh" w:date="2014-02-03T10:55:00Z"/>
        </w:rPr>
      </w:pPr>
      <w:ins w:id="32" w:author="Minh" w:date="2014-02-03T10:55:00Z">
        <w:r>
          <w:t>Compile the code by running</w:t>
        </w:r>
      </w:ins>
    </w:p>
    <w:p w:rsidR="00964FAF" w:rsidRDefault="00964FAF" w:rsidP="00964FAF">
      <w:pPr>
        <w:tabs>
          <w:tab w:val="left" w:pos="450"/>
        </w:tabs>
        <w:spacing w:line="240" w:lineRule="auto"/>
        <w:ind w:left="360" w:hanging="180"/>
        <w:rPr>
          <w:ins w:id="33" w:author="Minh" w:date="2014-02-03T10:55:00Z"/>
        </w:rPr>
      </w:pPr>
      <w:proofErr w:type="gramStart"/>
      <w:ins w:id="34" w:author="Minh" w:date="2014-02-03T10:55:00Z">
        <w:r>
          <w:t>setenv</w:t>
        </w:r>
        <w:proofErr w:type="gramEnd"/>
        <w:r>
          <w:t xml:space="preserve"> PKG_CONFIG_PATH $PWD/SDL2_Library/lib/pkgconfig</w:t>
        </w:r>
      </w:ins>
    </w:p>
    <w:p w:rsidR="00964FAF" w:rsidRDefault="00964FAF" w:rsidP="00964FAF">
      <w:pPr>
        <w:tabs>
          <w:tab w:val="left" w:pos="450"/>
        </w:tabs>
        <w:spacing w:line="240" w:lineRule="auto"/>
        <w:ind w:left="360" w:hanging="180"/>
        <w:rPr>
          <w:ins w:id="35" w:author="Minh" w:date="2014-02-03T10:55:00Z"/>
        </w:rPr>
      </w:pPr>
      <w:proofErr w:type="gramStart"/>
      <w:ins w:id="36" w:author="Minh" w:date="2014-02-03T10:55:00Z">
        <w:r>
          <w:t>make</w:t>
        </w:r>
        <w:proofErr w:type="gramEnd"/>
        <w:r>
          <w:t xml:space="preserve"> clean</w:t>
        </w:r>
      </w:ins>
    </w:p>
    <w:p w:rsidR="00964FAF" w:rsidRDefault="00964FAF" w:rsidP="00964FAF">
      <w:pPr>
        <w:tabs>
          <w:tab w:val="left" w:pos="450"/>
        </w:tabs>
        <w:spacing w:line="240" w:lineRule="auto"/>
        <w:ind w:left="360" w:hanging="180"/>
        <w:rPr>
          <w:ins w:id="37" w:author="Minh" w:date="2014-02-03T10:55:00Z"/>
        </w:rPr>
      </w:pPr>
      <w:proofErr w:type="gramStart"/>
      <w:ins w:id="38" w:author="Minh" w:date="2014-02-03T10:55:00Z">
        <w:r>
          <w:t>make</w:t>
        </w:r>
        <w:proofErr w:type="gramEnd"/>
        <w:r>
          <w:t xml:space="preserve"> GUI_ENABLE=y</w:t>
        </w:r>
      </w:ins>
    </w:p>
    <w:p w:rsidR="00964FAF" w:rsidRDefault="00964FAF" w:rsidP="00964FAF">
      <w:pPr>
        <w:pStyle w:val="ListParagraph"/>
        <w:numPr>
          <w:ilvl w:val="0"/>
          <w:numId w:val="18"/>
        </w:numPr>
        <w:tabs>
          <w:tab w:val="left" w:pos="450"/>
        </w:tabs>
        <w:spacing w:line="240" w:lineRule="auto"/>
        <w:ind w:left="360" w:hanging="180"/>
        <w:rPr>
          <w:ins w:id="39" w:author="Minh" w:date="2014-02-03T10:55:00Z"/>
        </w:rPr>
      </w:pPr>
      <w:ins w:id="40" w:author="Minh" w:date="2014-02-03T10:55:00Z">
        <w:r>
          <w:t>Run the program by running</w:t>
        </w:r>
      </w:ins>
    </w:p>
    <w:p w:rsidR="00D1095A" w:rsidRDefault="00964FAF" w:rsidP="00964FAF">
      <w:proofErr w:type="gramStart"/>
      <w:ins w:id="41" w:author="Minh" w:date="2014-02-03T10:55:00Z">
        <w:r>
          <w:t>bin/</w:t>
        </w:r>
      </w:ins>
      <w:del w:id="42" w:author="Minh" w:date="2014-02-03T10:55:00Z">
        <w:r>
          <w:delText>./</w:delText>
        </w:r>
      </w:del>
      <w:r>
        <w:t>ChessXIV</w:t>
      </w:r>
      <w:proofErr w:type="gramEnd"/>
      <w:r>
        <w:t xml:space="preserve"> </w:t>
      </w:r>
      <w:r w:rsidR="00D1095A">
        <w:br w:type="page"/>
      </w:r>
    </w:p>
    <w:p w:rsidR="00D1095A" w:rsidRDefault="00EA09D1" w:rsidP="00445422">
      <w:pPr>
        <w:pStyle w:val="Heading1"/>
      </w:pPr>
      <w:bookmarkStart w:id="43" w:name="_Toc379190188"/>
      <w:r>
        <w:lastRenderedPageBreak/>
        <w:t xml:space="preserve">3: </w:t>
      </w:r>
      <w:r w:rsidR="00D1095A">
        <w:t>Chess Program Functions and Features</w:t>
      </w:r>
      <w:bookmarkEnd w:id="43"/>
    </w:p>
    <w:p w:rsidR="00CC5823" w:rsidRDefault="00CC5823" w:rsidP="003C6D0B"/>
    <w:p w:rsidR="00375BB6" w:rsidRDefault="00375BB6" w:rsidP="00375BB6">
      <w:pPr>
        <w:pStyle w:val="Heading2"/>
        <w:ind w:left="540" w:hanging="540"/>
      </w:pPr>
      <w:bookmarkStart w:id="44" w:name="_Toc379190189"/>
      <w:r>
        <w:t>3.1</w:t>
      </w:r>
      <w:r>
        <w:tab/>
        <w:t>Choice of Difficulty</w:t>
      </w:r>
      <w:bookmarkEnd w:id="44"/>
    </w:p>
    <w:p w:rsidR="003C6D0B" w:rsidRDefault="00CF3522" w:rsidP="003C6D0B">
      <w:r>
        <w:t>Easy Mode: Random valid move</w:t>
      </w:r>
    </w:p>
    <w:p w:rsidR="004E1A69" w:rsidRDefault="004E1A69" w:rsidP="003C6D0B">
      <w:r>
        <w:t xml:space="preserve">Medium </w:t>
      </w:r>
      <w:r w:rsidR="00CF3522">
        <w:t>M</w:t>
      </w:r>
      <w:r>
        <w:t xml:space="preserve">ode: </w:t>
      </w:r>
      <w:r w:rsidR="0016341D">
        <w:t>Prioritize piece capture</w:t>
      </w:r>
    </w:p>
    <w:p w:rsidR="008B56DF" w:rsidRDefault="003C6D0B" w:rsidP="003C6D0B">
      <w:r>
        <w:t xml:space="preserve">Hard Mode: </w:t>
      </w:r>
      <w:r w:rsidR="00C06FB2">
        <w:t>Prioritize scholar mate and prioritize piece c</w:t>
      </w:r>
      <w:r w:rsidR="00BC3751">
        <w:t>apture</w:t>
      </w:r>
      <w:r w:rsidR="00C06FB2">
        <w:t xml:space="preserve"> value</w:t>
      </w:r>
    </w:p>
    <w:p w:rsidR="00B86F50" w:rsidRDefault="00375BB6" w:rsidP="004F19F3">
      <w:pPr>
        <w:pStyle w:val="Heading2"/>
        <w:ind w:left="540" w:hanging="540"/>
      </w:pPr>
      <w:bookmarkStart w:id="45" w:name="_Toc379190190"/>
      <w:r>
        <w:t>3.</w:t>
      </w:r>
      <w:r w:rsidR="00B86F50">
        <w:t>2</w:t>
      </w:r>
      <w:r>
        <w:tab/>
        <w:t xml:space="preserve">User </w:t>
      </w:r>
      <w:r w:rsidR="00B86F50">
        <w:t>Interface</w:t>
      </w:r>
      <w:bookmarkEnd w:id="45"/>
    </w:p>
    <w:p w:rsidR="008B56DF" w:rsidRDefault="00F500FD" w:rsidP="008B56DF">
      <w:r>
        <w:t>Come in different pages for option selection</w:t>
      </w:r>
    </w:p>
    <w:p w:rsidR="00F500FD" w:rsidRPr="008B56DF" w:rsidRDefault="00F500FD" w:rsidP="008B56DF">
      <w:r>
        <w:t>Attractive and comprehensive display for an entertaining chess game</w:t>
      </w:r>
    </w:p>
    <w:p w:rsidR="00B86F50" w:rsidRDefault="00B86F50" w:rsidP="004F19F3">
      <w:pPr>
        <w:pStyle w:val="Heading2"/>
        <w:tabs>
          <w:tab w:val="left" w:pos="540"/>
        </w:tabs>
      </w:pPr>
      <w:bookmarkStart w:id="46" w:name="_Toc379190191"/>
      <w:r>
        <w:t>3.3</w:t>
      </w:r>
      <w:r>
        <w:tab/>
        <w:t>Move history</w:t>
      </w:r>
      <w:bookmarkEnd w:id="46"/>
    </w:p>
    <w:p w:rsidR="007F3657" w:rsidRDefault="007F3657" w:rsidP="007F3657">
      <w:r>
        <w:t xml:space="preserve">Show or store previous moves </w:t>
      </w:r>
    </w:p>
    <w:p w:rsidR="00CF3522" w:rsidRDefault="002E697A" w:rsidP="00CF3522">
      <w:pPr>
        <w:pStyle w:val="Heading2"/>
        <w:tabs>
          <w:tab w:val="left" w:pos="540"/>
        </w:tabs>
      </w:pPr>
      <w:bookmarkStart w:id="47" w:name="_Toc379190192"/>
      <w:r>
        <w:t>3.4</w:t>
      </w:r>
      <w:r w:rsidR="00CF3522">
        <w:tab/>
        <w:t>Undo</w:t>
      </w:r>
      <w:bookmarkEnd w:id="47"/>
    </w:p>
    <w:p w:rsidR="007F3657" w:rsidRDefault="007F3657" w:rsidP="007F3657">
      <w:r>
        <w:t>Let the player undo a move</w:t>
      </w:r>
    </w:p>
    <w:p w:rsidR="008B0297" w:rsidRDefault="002E697A" w:rsidP="008B0297">
      <w:pPr>
        <w:pStyle w:val="Heading2"/>
        <w:tabs>
          <w:tab w:val="left" w:pos="540"/>
        </w:tabs>
      </w:pPr>
      <w:bookmarkStart w:id="48" w:name="_Toc379190193"/>
      <w:r>
        <w:t>3.5</w:t>
      </w:r>
      <w:r w:rsidR="008B0297">
        <w:tab/>
        <w:t>Gameplay Mode</w:t>
      </w:r>
      <w:bookmarkEnd w:id="48"/>
    </w:p>
    <w:p w:rsidR="008B0297" w:rsidRPr="008B0297" w:rsidRDefault="008B0297" w:rsidP="008B0297">
      <w:r>
        <w:t>Allow you to choose Player vs Computer, Player vs Player, Computer vs Computer or preset board</w:t>
      </w:r>
    </w:p>
    <w:p w:rsidR="008B0297" w:rsidRPr="007F3657" w:rsidRDefault="008B0297" w:rsidP="007F3657"/>
    <w:p w:rsidR="00CF3522" w:rsidRPr="00CF3522" w:rsidRDefault="00CF3522" w:rsidP="00CF3522"/>
    <w:p w:rsidR="00CF3522" w:rsidRPr="00CF3522" w:rsidRDefault="00CF3522" w:rsidP="00CF3522"/>
    <w:p w:rsidR="003C6D0B" w:rsidRDefault="003C6D0B" w:rsidP="003C6D0B"/>
    <w:p w:rsidR="00D1095A" w:rsidRDefault="00D1095A">
      <w:r>
        <w:br w:type="page"/>
      </w:r>
    </w:p>
    <w:p w:rsidR="00D1095A" w:rsidRDefault="00D1095A" w:rsidP="00445422">
      <w:pPr>
        <w:pStyle w:val="Heading1"/>
      </w:pPr>
      <w:bookmarkStart w:id="49" w:name="_Toc379190194"/>
      <w:r>
        <w:lastRenderedPageBreak/>
        <w:t>Back Matter</w:t>
      </w:r>
      <w:bookmarkEnd w:id="49"/>
    </w:p>
    <w:p w:rsidR="003C6D0B" w:rsidRDefault="003C6D0B" w:rsidP="008B56DF">
      <w:pPr>
        <w:pStyle w:val="Heading2"/>
      </w:pPr>
      <w:bookmarkStart w:id="50" w:name="_Toc379190195"/>
      <w:r>
        <w:t>Copyright</w:t>
      </w:r>
      <w:bookmarkEnd w:id="50"/>
    </w:p>
    <w:p w:rsidR="002142B5" w:rsidRDefault="002142B5" w:rsidP="008B56DF">
      <w:pPr>
        <w:pStyle w:val="ListParagraph"/>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ind w:left="0"/>
        <w:rPr>
          <w:rStyle w:val="Hyperlink"/>
        </w:rPr>
      </w:pPr>
      <w:r>
        <w:t xml:space="preserve">This software is licensed under </w:t>
      </w:r>
      <w:r w:rsidRPr="004F19F3">
        <w:t xml:space="preserve">GNU </w:t>
      </w:r>
      <w:r w:rsidRPr="004E05DB">
        <w:t>General Public License version 3</w:t>
      </w:r>
      <w:r>
        <w:t xml:space="preserve">. Details can be found on </w:t>
      </w:r>
      <w:hyperlink r:id="rId14" w:history="1">
        <w:r>
          <w:rPr>
            <w:rStyle w:val="Hyperlink"/>
          </w:rPr>
          <w:t>http://www.gnu.org/licenses/gpl.html</w:t>
        </w:r>
      </w:hyperlink>
    </w:p>
    <w:p w:rsidR="008B56DF" w:rsidRDefault="008B56DF" w:rsidP="008B56DF">
      <w:pPr>
        <w:pStyle w:val="ListParagraph"/>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ind w:left="0"/>
      </w:pPr>
    </w:p>
    <w:p w:rsidR="006F13CD" w:rsidRDefault="006F13CD">
      <w:pPr>
        <w:rPr>
          <w:rFonts w:eastAsiaTheme="majorEastAsia" w:cstheme="majorBidi"/>
          <w:bCs/>
          <w:color w:val="7F7F7F" w:themeColor="text1" w:themeTint="80"/>
          <w:sz w:val="26"/>
          <w:szCs w:val="26"/>
        </w:rPr>
      </w:pPr>
      <w:r>
        <w:br w:type="page"/>
      </w:r>
    </w:p>
    <w:p w:rsidR="003C6D0B" w:rsidRDefault="003C6D0B" w:rsidP="008B56DF">
      <w:pPr>
        <w:pStyle w:val="Heading2"/>
      </w:pPr>
      <w:bookmarkStart w:id="51" w:name="_Toc379190196"/>
      <w:r>
        <w:lastRenderedPageBreak/>
        <w:t>Index</w:t>
      </w:r>
      <w:bookmarkEnd w:id="51"/>
    </w:p>
    <w:p w:rsidR="006F13CD" w:rsidRDefault="006F13CD" w:rsidP="008B56DF">
      <w:pPr>
        <w:rPr>
          <w:noProof/>
        </w:rPr>
        <w:sectPr w:rsidR="006F13CD" w:rsidSect="00206552">
          <w:footerReference w:type="default" r:id="rId15"/>
          <w:pgSz w:w="12240" w:h="15840"/>
          <w:pgMar w:top="1440" w:right="1440" w:bottom="1440" w:left="1440" w:header="720" w:footer="720" w:gutter="0"/>
          <w:pgNumType w:start="1"/>
          <w:cols w:space="720"/>
          <w:docGrid w:linePitch="360"/>
        </w:sectPr>
      </w:pPr>
      <w:r>
        <w:fldChar w:fldCharType="begin"/>
      </w:r>
      <w:r>
        <w:instrText xml:space="preserve"> INDEX \c "2" \z "1033" </w:instrText>
      </w:r>
      <w:r>
        <w:fldChar w:fldCharType="separate"/>
      </w:r>
    </w:p>
    <w:p w:rsidR="006F13CD" w:rsidRDefault="006F13CD">
      <w:pPr>
        <w:pStyle w:val="Index1"/>
        <w:tabs>
          <w:tab w:val="right" w:leader="dot" w:pos="4310"/>
        </w:tabs>
        <w:rPr>
          <w:noProof/>
        </w:rPr>
      </w:pPr>
      <w:r>
        <w:rPr>
          <w:noProof/>
        </w:rPr>
        <w:lastRenderedPageBreak/>
        <w:t>Bishop, 3</w:t>
      </w:r>
    </w:p>
    <w:p w:rsidR="006F13CD" w:rsidRDefault="006F13CD">
      <w:pPr>
        <w:pStyle w:val="Index1"/>
        <w:tabs>
          <w:tab w:val="right" w:leader="dot" w:pos="4310"/>
        </w:tabs>
        <w:rPr>
          <w:noProof/>
        </w:rPr>
      </w:pPr>
      <w:r>
        <w:rPr>
          <w:noProof/>
        </w:rPr>
        <w:t>Castling, 3</w:t>
      </w:r>
    </w:p>
    <w:p w:rsidR="006F13CD" w:rsidRDefault="006F13CD">
      <w:pPr>
        <w:pStyle w:val="Index1"/>
        <w:tabs>
          <w:tab w:val="right" w:leader="dot" w:pos="4310"/>
        </w:tabs>
        <w:rPr>
          <w:noProof/>
        </w:rPr>
      </w:pPr>
      <w:r>
        <w:rPr>
          <w:noProof/>
        </w:rPr>
        <w:t>Check, 3</w:t>
      </w:r>
    </w:p>
    <w:p w:rsidR="006F13CD" w:rsidRDefault="006F13CD">
      <w:pPr>
        <w:pStyle w:val="Index1"/>
        <w:tabs>
          <w:tab w:val="right" w:leader="dot" w:pos="4310"/>
        </w:tabs>
        <w:rPr>
          <w:noProof/>
        </w:rPr>
      </w:pPr>
      <w:r>
        <w:rPr>
          <w:noProof/>
        </w:rPr>
        <w:t>Checkmate, 3</w:t>
      </w:r>
    </w:p>
    <w:p w:rsidR="006F13CD" w:rsidRDefault="006F13CD">
      <w:pPr>
        <w:pStyle w:val="Index1"/>
        <w:tabs>
          <w:tab w:val="right" w:leader="dot" w:pos="4310"/>
        </w:tabs>
        <w:rPr>
          <w:noProof/>
        </w:rPr>
      </w:pPr>
      <w:r>
        <w:rPr>
          <w:noProof/>
        </w:rPr>
        <w:t>CHESS BOARD, 10</w:t>
      </w:r>
    </w:p>
    <w:p w:rsidR="006F13CD" w:rsidRDefault="006F13CD">
      <w:pPr>
        <w:pStyle w:val="Index1"/>
        <w:tabs>
          <w:tab w:val="right" w:leader="dot" w:pos="4310"/>
        </w:tabs>
        <w:rPr>
          <w:noProof/>
        </w:rPr>
      </w:pPr>
      <w:r>
        <w:rPr>
          <w:noProof/>
        </w:rPr>
        <w:t>COLOR, 6</w:t>
      </w:r>
    </w:p>
    <w:p w:rsidR="006F13CD" w:rsidRDefault="006F13CD">
      <w:pPr>
        <w:pStyle w:val="Index1"/>
        <w:tabs>
          <w:tab w:val="right" w:leader="dot" w:pos="4310"/>
        </w:tabs>
        <w:rPr>
          <w:noProof/>
        </w:rPr>
      </w:pPr>
      <w:r>
        <w:rPr>
          <w:noProof/>
        </w:rPr>
        <w:t>DEMO, 9</w:t>
      </w:r>
    </w:p>
    <w:p w:rsidR="006F13CD" w:rsidRDefault="006F13CD">
      <w:pPr>
        <w:pStyle w:val="Index1"/>
        <w:tabs>
          <w:tab w:val="right" w:leader="dot" w:pos="4310"/>
        </w:tabs>
        <w:rPr>
          <w:noProof/>
        </w:rPr>
      </w:pPr>
      <w:r>
        <w:rPr>
          <w:noProof/>
        </w:rPr>
        <w:t>Dependent libraries, 13</w:t>
      </w:r>
    </w:p>
    <w:p w:rsidR="006F13CD" w:rsidRDefault="006F13CD">
      <w:pPr>
        <w:pStyle w:val="Index1"/>
        <w:tabs>
          <w:tab w:val="right" w:leader="dot" w:pos="4310"/>
        </w:tabs>
        <w:rPr>
          <w:noProof/>
        </w:rPr>
      </w:pPr>
      <w:r>
        <w:rPr>
          <w:noProof/>
        </w:rPr>
        <w:t>Dependent third party software, 13</w:t>
      </w:r>
    </w:p>
    <w:p w:rsidR="006F13CD" w:rsidRDefault="006F13CD">
      <w:pPr>
        <w:pStyle w:val="Index1"/>
        <w:tabs>
          <w:tab w:val="right" w:leader="dot" w:pos="4310"/>
        </w:tabs>
        <w:rPr>
          <w:noProof/>
        </w:rPr>
      </w:pPr>
      <w:r>
        <w:rPr>
          <w:noProof/>
        </w:rPr>
        <w:t>DIFFICULTY, 5</w:t>
      </w:r>
    </w:p>
    <w:p w:rsidR="006F13CD" w:rsidRDefault="006F13CD">
      <w:pPr>
        <w:pStyle w:val="Index1"/>
        <w:tabs>
          <w:tab w:val="right" w:leader="dot" w:pos="4310"/>
        </w:tabs>
        <w:rPr>
          <w:noProof/>
        </w:rPr>
      </w:pPr>
      <w:r>
        <w:rPr>
          <w:noProof/>
        </w:rPr>
        <w:t>En Passant, 3</w:t>
      </w:r>
    </w:p>
    <w:p w:rsidR="006F13CD" w:rsidRDefault="006F13CD">
      <w:pPr>
        <w:pStyle w:val="Index1"/>
        <w:tabs>
          <w:tab w:val="right" w:leader="dot" w:pos="4310"/>
        </w:tabs>
        <w:rPr>
          <w:noProof/>
        </w:rPr>
      </w:pPr>
      <w:r>
        <w:rPr>
          <w:noProof/>
        </w:rPr>
        <w:t>Hardware, 13</w:t>
      </w:r>
    </w:p>
    <w:p w:rsidR="006F13CD" w:rsidRDefault="006F13CD">
      <w:pPr>
        <w:pStyle w:val="Index1"/>
        <w:tabs>
          <w:tab w:val="right" w:leader="dot" w:pos="4310"/>
        </w:tabs>
        <w:rPr>
          <w:noProof/>
        </w:rPr>
      </w:pPr>
      <w:r>
        <w:rPr>
          <w:noProof/>
        </w:rPr>
        <w:t>INPUT, 6, 7</w:t>
      </w:r>
    </w:p>
    <w:p w:rsidR="006F13CD" w:rsidRDefault="006F13CD">
      <w:pPr>
        <w:pStyle w:val="Index1"/>
        <w:tabs>
          <w:tab w:val="right" w:leader="dot" w:pos="4310"/>
        </w:tabs>
        <w:rPr>
          <w:noProof/>
        </w:rPr>
      </w:pPr>
      <w:r>
        <w:rPr>
          <w:noProof/>
        </w:rPr>
        <w:t>INPUT WINDOWS, 11</w:t>
      </w:r>
    </w:p>
    <w:p w:rsidR="006F13CD" w:rsidRDefault="006F13CD">
      <w:pPr>
        <w:pStyle w:val="Index1"/>
        <w:tabs>
          <w:tab w:val="right" w:leader="dot" w:pos="4310"/>
        </w:tabs>
        <w:rPr>
          <w:noProof/>
        </w:rPr>
      </w:pPr>
      <w:r>
        <w:rPr>
          <w:noProof/>
        </w:rPr>
        <w:t>INTERACTIVE BOARD SETUP, 9</w:t>
      </w:r>
    </w:p>
    <w:p w:rsidR="006F13CD" w:rsidRDefault="006F13CD">
      <w:pPr>
        <w:pStyle w:val="Index1"/>
        <w:tabs>
          <w:tab w:val="right" w:leader="dot" w:pos="4310"/>
        </w:tabs>
        <w:rPr>
          <w:noProof/>
        </w:rPr>
      </w:pPr>
      <w:r>
        <w:rPr>
          <w:noProof/>
        </w:rPr>
        <w:lastRenderedPageBreak/>
        <w:t>King, 3</w:t>
      </w:r>
    </w:p>
    <w:p w:rsidR="006F13CD" w:rsidRDefault="006F13CD">
      <w:pPr>
        <w:pStyle w:val="Index1"/>
        <w:tabs>
          <w:tab w:val="right" w:leader="dot" w:pos="4310"/>
        </w:tabs>
        <w:rPr>
          <w:noProof/>
        </w:rPr>
      </w:pPr>
      <w:r>
        <w:rPr>
          <w:noProof/>
        </w:rPr>
        <w:t>Knight, 3</w:t>
      </w:r>
    </w:p>
    <w:p w:rsidR="006F13CD" w:rsidRDefault="006F13CD">
      <w:pPr>
        <w:pStyle w:val="Index1"/>
        <w:tabs>
          <w:tab w:val="right" w:leader="dot" w:pos="4310"/>
        </w:tabs>
        <w:rPr>
          <w:noProof/>
        </w:rPr>
      </w:pPr>
      <w:r>
        <w:rPr>
          <w:noProof/>
        </w:rPr>
        <w:t>MAIN MENU, 6, 8</w:t>
      </w:r>
    </w:p>
    <w:p w:rsidR="006F13CD" w:rsidRDefault="006F13CD">
      <w:pPr>
        <w:pStyle w:val="Index1"/>
        <w:tabs>
          <w:tab w:val="right" w:leader="dot" w:pos="4310"/>
        </w:tabs>
        <w:rPr>
          <w:noProof/>
        </w:rPr>
      </w:pPr>
      <w:r>
        <w:rPr>
          <w:noProof/>
        </w:rPr>
        <w:t>MODE SELECTION LIST, 4</w:t>
      </w:r>
    </w:p>
    <w:p w:rsidR="006F13CD" w:rsidRDefault="006F13CD">
      <w:pPr>
        <w:pStyle w:val="Index1"/>
        <w:tabs>
          <w:tab w:val="right" w:leader="dot" w:pos="4310"/>
        </w:tabs>
        <w:rPr>
          <w:noProof/>
        </w:rPr>
      </w:pPr>
      <w:r>
        <w:rPr>
          <w:noProof/>
        </w:rPr>
        <w:t>MOVE HINT INDICATOR, 11</w:t>
      </w:r>
    </w:p>
    <w:p w:rsidR="006F13CD" w:rsidRDefault="006F13CD">
      <w:pPr>
        <w:pStyle w:val="Index1"/>
        <w:tabs>
          <w:tab w:val="right" w:leader="dot" w:pos="4310"/>
        </w:tabs>
        <w:rPr>
          <w:noProof/>
        </w:rPr>
      </w:pPr>
      <w:r>
        <w:rPr>
          <w:noProof/>
        </w:rPr>
        <w:t>Operating system, 13</w:t>
      </w:r>
    </w:p>
    <w:p w:rsidR="006F13CD" w:rsidRDefault="006F13CD">
      <w:pPr>
        <w:pStyle w:val="Index1"/>
        <w:tabs>
          <w:tab w:val="right" w:leader="dot" w:pos="4310"/>
        </w:tabs>
        <w:rPr>
          <w:noProof/>
        </w:rPr>
      </w:pPr>
      <w:r>
        <w:rPr>
          <w:noProof/>
        </w:rPr>
        <w:t>PAUSE and QUIT, 11</w:t>
      </w:r>
    </w:p>
    <w:p w:rsidR="006F13CD" w:rsidRDefault="006F13CD">
      <w:pPr>
        <w:pStyle w:val="Index1"/>
        <w:tabs>
          <w:tab w:val="right" w:leader="dot" w:pos="4310"/>
        </w:tabs>
        <w:rPr>
          <w:noProof/>
        </w:rPr>
      </w:pPr>
      <w:r>
        <w:rPr>
          <w:noProof/>
        </w:rPr>
        <w:t>Pawn, 3</w:t>
      </w:r>
    </w:p>
    <w:p w:rsidR="006F13CD" w:rsidRDefault="006F13CD">
      <w:pPr>
        <w:pStyle w:val="Index1"/>
        <w:tabs>
          <w:tab w:val="right" w:leader="dot" w:pos="4310"/>
        </w:tabs>
        <w:rPr>
          <w:noProof/>
        </w:rPr>
      </w:pPr>
      <w:r>
        <w:rPr>
          <w:noProof/>
        </w:rPr>
        <w:t>PLAY, 6, 8</w:t>
      </w:r>
    </w:p>
    <w:p w:rsidR="006F13CD" w:rsidRDefault="006F13CD">
      <w:pPr>
        <w:pStyle w:val="Index1"/>
        <w:tabs>
          <w:tab w:val="right" w:leader="dot" w:pos="4310"/>
        </w:tabs>
        <w:rPr>
          <w:noProof/>
        </w:rPr>
      </w:pPr>
      <w:r>
        <w:rPr>
          <w:noProof/>
        </w:rPr>
        <w:t>PLAYER OPTIONS, 10</w:t>
      </w:r>
    </w:p>
    <w:p w:rsidR="006F13CD" w:rsidRDefault="006F13CD">
      <w:pPr>
        <w:pStyle w:val="Index1"/>
        <w:tabs>
          <w:tab w:val="right" w:leader="dot" w:pos="4310"/>
        </w:tabs>
        <w:rPr>
          <w:noProof/>
        </w:rPr>
      </w:pPr>
      <w:r>
        <w:rPr>
          <w:noProof/>
        </w:rPr>
        <w:t>PLAYER WINDOW, 11</w:t>
      </w:r>
    </w:p>
    <w:p w:rsidR="006F13CD" w:rsidRDefault="006F13CD">
      <w:pPr>
        <w:pStyle w:val="Index1"/>
        <w:tabs>
          <w:tab w:val="right" w:leader="dot" w:pos="4310"/>
        </w:tabs>
        <w:rPr>
          <w:noProof/>
        </w:rPr>
      </w:pPr>
      <w:r>
        <w:rPr>
          <w:noProof/>
        </w:rPr>
        <w:t>Queen, 3</w:t>
      </w:r>
    </w:p>
    <w:p w:rsidR="006F13CD" w:rsidRDefault="006F13CD">
      <w:pPr>
        <w:pStyle w:val="Index1"/>
        <w:tabs>
          <w:tab w:val="right" w:leader="dot" w:pos="4310"/>
        </w:tabs>
        <w:rPr>
          <w:noProof/>
        </w:rPr>
      </w:pPr>
      <w:r>
        <w:rPr>
          <w:noProof/>
        </w:rPr>
        <w:t>Rook, 3</w:t>
      </w:r>
    </w:p>
    <w:p w:rsidR="006F13CD" w:rsidRDefault="006F13CD">
      <w:pPr>
        <w:pStyle w:val="Index1"/>
        <w:tabs>
          <w:tab w:val="right" w:leader="dot" w:pos="4310"/>
        </w:tabs>
        <w:rPr>
          <w:noProof/>
        </w:rPr>
      </w:pPr>
      <w:r>
        <w:rPr>
          <w:noProof/>
        </w:rPr>
        <w:t>TIMER, 5, 7</w:t>
      </w:r>
    </w:p>
    <w:p w:rsidR="006F13CD" w:rsidRDefault="006F13CD">
      <w:pPr>
        <w:pStyle w:val="Index1"/>
        <w:tabs>
          <w:tab w:val="right" w:leader="dot" w:pos="4310"/>
        </w:tabs>
        <w:rPr>
          <w:noProof/>
        </w:rPr>
      </w:pPr>
      <w:r>
        <w:rPr>
          <w:noProof/>
        </w:rPr>
        <w:t>WINDOW TITLE, 10</w:t>
      </w:r>
    </w:p>
    <w:p w:rsidR="006F13CD" w:rsidRDefault="006F13CD" w:rsidP="008B56DF">
      <w:pPr>
        <w:rPr>
          <w:noProof/>
        </w:rPr>
        <w:sectPr w:rsidR="006F13CD" w:rsidSect="006F13CD">
          <w:type w:val="continuous"/>
          <w:pgSz w:w="12240" w:h="15840"/>
          <w:pgMar w:top="1440" w:right="1440" w:bottom="1440" w:left="1440" w:header="720" w:footer="720" w:gutter="0"/>
          <w:cols w:num="2" w:space="720"/>
          <w:docGrid w:linePitch="360"/>
        </w:sectPr>
      </w:pPr>
    </w:p>
    <w:p w:rsidR="008B56DF" w:rsidRPr="008B56DF" w:rsidRDefault="006F13CD" w:rsidP="008B56DF">
      <w:r>
        <w:lastRenderedPageBreak/>
        <w:fldChar w:fldCharType="end"/>
      </w:r>
    </w:p>
    <w:sectPr w:rsidR="008B56DF" w:rsidRPr="008B56DF" w:rsidSect="006F13C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CEE" w:rsidRDefault="00810CEE" w:rsidP="00206552">
      <w:pPr>
        <w:spacing w:after="0" w:line="240" w:lineRule="auto"/>
      </w:pPr>
      <w:r>
        <w:separator/>
      </w:r>
    </w:p>
  </w:endnote>
  <w:endnote w:type="continuationSeparator" w:id="0">
    <w:p w:rsidR="00810CEE" w:rsidRDefault="00810CEE" w:rsidP="00206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552" w:rsidRDefault="00206552">
    <w:pPr>
      <w:pStyle w:val="Footer"/>
      <w:jc w:val="center"/>
    </w:pPr>
  </w:p>
  <w:p w:rsidR="00206552" w:rsidRDefault="002065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552" w:rsidRDefault="00206552">
    <w:pPr>
      <w:pStyle w:val="Footer"/>
      <w:jc w:val="center"/>
    </w:pPr>
    <w:r>
      <w:t xml:space="preserve">Page </w:t>
    </w:r>
    <w:sdt>
      <w:sdtPr>
        <w:id w:val="8719676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6004E">
          <w:rPr>
            <w:noProof/>
          </w:rPr>
          <w:t>4</w:t>
        </w:r>
        <w:r>
          <w:rPr>
            <w:noProof/>
          </w:rPr>
          <w:fldChar w:fldCharType="end"/>
        </w:r>
      </w:sdtContent>
    </w:sdt>
  </w:p>
  <w:p w:rsidR="00206552" w:rsidRDefault="00206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CEE" w:rsidRDefault="00810CEE" w:rsidP="00206552">
      <w:pPr>
        <w:spacing w:after="0" w:line="240" w:lineRule="auto"/>
      </w:pPr>
      <w:r>
        <w:separator/>
      </w:r>
    </w:p>
  </w:footnote>
  <w:footnote w:type="continuationSeparator" w:id="0">
    <w:p w:rsidR="00810CEE" w:rsidRDefault="00810CEE" w:rsidP="002065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2007"/>
    <w:multiLevelType w:val="hybridMultilevel"/>
    <w:tmpl w:val="A98E1F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A07B6"/>
    <w:multiLevelType w:val="hybridMultilevel"/>
    <w:tmpl w:val="F84AFBB0"/>
    <w:lvl w:ilvl="0" w:tplc="0409000F">
      <w:start w:val="1"/>
      <w:numFmt w:val="decimal"/>
      <w:lvlText w:val="%1."/>
      <w:lvlJc w:val="left"/>
      <w:pPr>
        <w:ind w:left="870" w:hanging="360"/>
      </w:p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
    <w:nsid w:val="14D43394"/>
    <w:multiLevelType w:val="hybridMultilevel"/>
    <w:tmpl w:val="D704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77313D"/>
    <w:multiLevelType w:val="hybridMultilevel"/>
    <w:tmpl w:val="4F68CE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FA37F4"/>
    <w:multiLevelType w:val="hybridMultilevel"/>
    <w:tmpl w:val="7F8A3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67602"/>
    <w:multiLevelType w:val="hybridMultilevel"/>
    <w:tmpl w:val="0F3A93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8436D0"/>
    <w:multiLevelType w:val="hybridMultilevel"/>
    <w:tmpl w:val="1F348D4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1D22CB"/>
    <w:multiLevelType w:val="multilevel"/>
    <w:tmpl w:val="08DE6AC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D5B3C0B"/>
    <w:multiLevelType w:val="hybridMultilevel"/>
    <w:tmpl w:val="56DEDC08"/>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57730"/>
    <w:multiLevelType w:val="hybridMultilevel"/>
    <w:tmpl w:val="93C2E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F13765"/>
    <w:multiLevelType w:val="hybridMultilevel"/>
    <w:tmpl w:val="C4DA92C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350F2D4F"/>
    <w:multiLevelType w:val="hybridMultilevel"/>
    <w:tmpl w:val="E8DE1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0B05F6"/>
    <w:multiLevelType w:val="hybridMultilevel"/>
    <w:tmpl w:val="A5DC8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B14DE8"/>
    <w:multiLevelType w:val="hybridMultilevel"/>
    <w:tmpl w:val="E36ADE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3EEA54AD"/>
    <w:multiLevelType w:val="hybridMultilevel"/>
    <w:tmpl w:val="4AF404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90002B"/>
    <w:multiLevelType w:val="hybridMultilevel"/>
    <w:tmpl w:val="35A8BD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087DDC"/>
    <w:multiLevelType w:val="hybridMultilevel"/>
    <w:tmpl w:val="7F602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B72798"/>
    <w:multiLevelType w:val="hybridMultilevel"/>
    <w:tmpl w:val="33EAF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9121CD"/>
    <w:multiLevelType w:val="hybridMultilevel"/>
    <w:tmpl w:val="E522C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17"/>
  </w:num>
  <w:num w:numId="5">
    <w:abstractNumId w:val="14"/>
  </w:num>
  <w:num w:numId="6">
    <w:abstractNumId w:val="8"/>
  </w:num>
  <w:num w:numId="7">
    <w:abstractNumId w:val="15"/>
  </w:num>
  <w:num w:numId="8">
    <w:abstractNumId w:val="0"/>
  </w:num>
  <w:num w:numId="9">
    <w:abstractNumId w:val="6"/>
  </w:num>
  <w:num w:numId="10">
    <w:abstractNumId w:val="3"/>
  </w:num>
  <w:num w:numId="11">
    <w:abstractNumId w:val="16"/>
  </w:num>
  <w:num w:numId="12">
    <w:abstractNumId w:val="1"/>
  </w:num>
  <w:num w:numId="13">
    <w:abstractNumId w:val="7"/>
  </w:num>
  <w:num w:numId="14">
    <w:abstractNumId w:val="9"/>
  </w:num>
  <w:num w:numId="15">
    <w:abstractNumId w:val="4"/>
  </w:num>
  <w:num w:numId="16">
    <w:abstractNumId w:val="18"/>
  </w:num>
  <w:num w:numId="17">
    <w:abstractNumId w:val="1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95A"/>
    <w:rsid w:val="00001A19"/>
    <w:rsid w:val="000A087F"/>
    <w:rsid w:val="000C7B75"/>
    <w:rsid w:val="000E5B58"/>
    <w:rsid w:val="00131EFF"/>
    <w:rsid w:val="0016341D"/>
    <w:rsid w:val="00170104"/>
    <w:rsid w:val="001D327F"/>
    <w:rsid w:val="00206552"/>
    <w:rsid w:val="002142B5"/>
    <w:rsid w:val="00237654"/>
    <w:rsid w:val="00273A77"/>
    <w:rsid w:val="00287B58"/>
    <w:rsid w:val="002C351A"/>
    <w:rsid w:val="002E697A"/>
    <w:rsid w:val="00307544"/>
    <w:rsid w:val="00311962"/>
    <w:rsid w:val="0031287E"/>
    <w:rsid w:val="00316B64"/>
    <w:rsid w:val="00334CBF"/>
    <w:rsid w:val="00375BB6"/>
    <w:rsid w:val="00390E45"/>
    <w:rsid w:val="003B276C"/>
    <w:rsid w:val="003C3DD5"/>
    <w:rsid w:val="003C419C"/>
    <w:rsid w:val="003C6D0B"/>
    <w:rsid w:val="003D3922"/>
    <w:rsid w:val="003F2DE0"/>
    <w:rsid w:val="00445422"/>
    <w:rsid w:val="004B6C0E"/>
    <w:rsid w:val="004C1A2E"/>
    <w:rsid w:val="004E05DB"/>
    <w:rsid w:val="004E1A69"/>
    <w:rsid w:val="004F19F3"/>
    <w:rsid w:val="005121E2"/>
    <w:rsid w:val="00524E0B"/>
    <w:rsid w:val="005420CD"/>
    <w:rsid w:val="00556934"/>
    <w:rsid w:val="005B71CC"/>
    <w:rsid w:val="006155ED"/>
    <w:rsid w:val="006A0340"/>
    <w:rsid w:val="006F13CD"/>
    <w:rsid w:val="007204A5"/>
    <w:rsid w:val="00751FD0"/>
    <w:rsid w:val="00784DF9"/>
    <w:rsid w:val="007B2D9C"/>
    <w:rsid w:val="007F3657"/>
    <w:rsid w:val="00806004"/>
    <w:rsid w:val="00810CEE"/>
    <w:rsid w:val="00826AB5"/>
    <w:rsid w:val="008270A2"/>
    <w:rsid w:val="00852BD5"/>
    <w:rsid w:val="008A66F4"/>
    <w:rsid w:val="008B0297"/>
    <w:rsid w:val="008B56DF"/>
    <w:rsid w:val="008B6A15"/>
    <w:rsid w:val="00916649"/>
    <w:rsid w:val="009365B8"/>
    <w:rsid w:val="00945CF3"/>
    <w:rsid w:val="00964FAF"/>
    <w:rsid w:val="009673F8"/>
    <w:rsid w:val="009A7C5B"/>
    <w:rsid w:val="009C29D4"/>
    <w:rsid w:val="00A03FAA"/>
    <w:rsid w:val="00A3077E"/>
    <w:rsid w:val="00A51D12"/>
    <w:rsid w:val="00A802BF"/>
    <w:rsid w:val="00A90F33"/>
    <w:rsid w:val="00A9704E"/>
    <w:rsid w:val="00AB37DF"/>
    <w:rsid w:val="00AD5DF7"/>
    <w:rsid w:val="00AF6462"/>
    <w:rsid w:val="00B0134B"/>
    <w:rsid w:val="00B13A4D"/>
    <w:rsid w:val="00B53BD3"/>
    <w:rsid w:val="00B5739E"/>
    <w:rsid w:val="00B77375"/>
    <w:rsid w:val="00B86F50"/>
    <w:rsid w:val="00BC3751"/>
    <w:rsid w:val="00C06FB2"/>
    <w:rsid w:val="00C41298"/>
    <w:rsid w:val="00C62DEF"/>
    <w:rsid w:val="00C817F8"/>
    <w:rsid w:val="00CC1AEF"/>
    <w:rsid w:val="00CC5823"/>
    <w:rsid w:val="00CD4F1B"/>
    <w:rsid w:val="00CF3522"/>
    <w:rsid w:val="00D1095A"/>
    <w:rsid w:val="00D166E8"/>
    <w:rsid w:val="00DF15FC"/>
    <w:rsid w:val="00E6004E"/>
    <w:rsid w:val="00E8308E"/>
    <w:rsid w:val="00EA09D1"/>
    <w:rsid w:val="00EA105F"/>
    <w:rsid w:val="00EF0504"/>
    <w:rsid w:val="00F2716E"/>
    <w:rsid w:val="00F500FD"/>
    <w:rsid w:val="00F870B8"/>
    <w:rsid w:val="00F92F1A"/>
    <w:rsid w:val="00FA5CD9"/>
    <w:rsid w:val="00FF017E"/>
    <w:rsid w:val="00FF1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51A"/>
    <w:rPr>
      <w:rFonts w:ascii="Cambria" w:hAnsi="Cambria"/>
    </w:rPr>
  </w:style>
  <w:style w:type="paragraph" w:styleId="Heading1">
    <w:name w:val="heading 1"/>
    <w:basedOn w:val="Normal"/>
    <w:next w:val="Normal"/>
    <w:link w:val="Heading1Char"/>
    <w:uiPriority w:val="9"/>
    <w:qFormat/>
    <w:rsid w:val="00806004"/>
    <w:pPr>
      <w:keepNext/>
      <w:keepLines/>
      <w:spacing w:before="480" w:after="0"/>
      <w:jc w:val="center"/>
      <w:outlineLvl w:val="0"/>
    </w:pPr>
    <w:rPr>
      <w:rFonts w:eastAsiaTheme="majorEastAsia" w:cstheme="majorBidi"/>
      <w:bCs/>
      <w:color w:val="000000" w:themeColor="text1"/>
      <w:sz w:val="32"/>
      <w:szCs w:val="28"/>
    </w:rPr>
  </w:style>
  <w:style w:type="paragraph" w:styleId="Heading2">
    <w:name w:val="heading 2"/>
    <w:basedOn w:val="Normal"/>
    <w:next w:val="Normal"/>
    <w:link w:val="Heading2Char"/>
    <w:uiPriority w:val="9"/>
    <w:unhideWhenUsed/>
    <w:qFormat/>
    <w:rsid w:val="002C351A"/>
    <w:pPr>
      <w:keepNext/>
      <w:keepLines/>
      <w:spacing w:before="200" w:after="0"/>
      <w:outlineLvl w:val="1"/>
    </w:pPr>
    <w:rPr>
      <w:rFonts w:eastAsiaTheme="majorEastAsia" w:cstheme="majorBidi"/>
      <w:bCs/>
      <w:color w:val="7F7F7F" w:themeColor="text1" w:themeTint="80"/>
      <w:sz w:val="26"/>
      <w:szCs w:val="26"/>
    </w:rPr>
  </w:style>
  <w:style w:type="paragraph" w:styleId="Heading3">
    <w:name w:val="heading 3"/>
    <w:basedOn w:val="Normal"/>
    <w:next w:val="Normal"/>
    <w:link w:val="Heading3Char"/>
    <w:uiPriority w:val="9"/>
    <w:unhideWhenUsed/>
    <w:qFormat/>
    <w:rsid w:val="002142B5"/>
    <w:pPr>
      <w:keepNext/>
      <w:keepLines/>
      <w:spacing w:before="200" w:after="0"/>
      <w:outlineLvl w:val="2"/>
    </w:pPr>
    <w:rPr>
      <w:rFonts w:eastAsiaTheme="majorEastAsia"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95A"/>
    <w:pPr>
      <w:ind w:left="720"/>
      <w:contextualSpacing/>
    </w:pPr>
  </w:style>
  <w:style w:type="paragraph" w:styleId="BalloonText">
    <w:name w:val="Balloon Text"/>
    <w:basedOn w:val="Normal"/>
    <w:link w:val="BalloonTextChar"/>
    <w:uiPriority w:val="99"/>
    <w:semiHidden/>
    <w:unhideWhenUsed/>
    <w:rsid w:val="0044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422"/>
    <w:rPr>
      <w:rFonts w:ascii="Tahoma" w:hAnsi="Tahoma" w:cs="Tahoma"/>
      <w:sz w:val="16"/>
      <w:szCs w:val="16"/>
    </w:rPr>
  </w:style>
  <w:style w:type="character" w:customStyle="1" w:styleId="Heading1Char">
    <w:name w:val="Heading 1 Char"/>
    <w:basedOn w:val="DefaultParagraphFont"/>
    <w:link w:val="Heading1"/>
    <w:uiPriority w:val="9"/>
    <w:rsid w:val="00806004"/>
    <w:rPr>
      <w:rFonts w:ascii="Cambria" w:eastAsiaTheme="majorEastAsia" w:hAnsi="Cambria" w:cstheme="majorBidi"/>
      <w:bCs/>
      <w:color w:val="000000" w:themeColor="text1"/>
      <w:sz w:val="32"/>
      <w:szCs w:val="28"/>
    </w:rPr>
  </w:style>
  <w:style w:type="paragraph" w:styleId="TOCHeading">
    <w:name w:val="TOC Heading"/>
    <w:basedOn w:val="Heading1"/>
    <w:next w:val="Normal"/>
    <w:uiPriority w:val="39"/>
    <w:semiHidden/>
    <w:unhideWhenUsed/>
    <w:qFormat/>
    <w:rsid w:val="00445422"/>
    <w:pPr>
      <w:spacing w:line="276" w:lineRule="auto"/>
      <w:outlineLvl w:val="9"/>
    </w:pPr>
    <w:rPr>
      <w:lang w:eastAsia="ja-JP"/>
    </w:rPr>
  </w:style>
  <w:style w:type="paragraph" w:styleId="TOC1">
    <w:name w:val="toc 1"/>
    <w:basedOn w:val="Normal"/>
    <w:next w:val="Normal"/>
    <w:autoRedefine/>
    <w:uiPriority w:val="39"/>
    <w:unhideWhenUsed/>
    <w:rsid w:val="00445422"/>
    <w:pPr>
      <w:spacing w:after="100"/>
    </w:pPr>
  </w:style>
  <w:style w:type="character" w:styleId="Hyperlink">
    <w:name w:val="Hyperlink"/>
    <w:basedOn w:val="DefaultParagraphFont"/>
    <w:uiPriority w:val="99"/>
    <w:unhideWhenUsed/>
    <w:rsid w:val="00445422"/>
    <w:rPr>
      <w:color w:val="0563C1" w:themeColor="hyperlink"/>
      <w:u w:val="single"/>
    </w:rPr>
  </w:style>
  <w:style w:type="character" w:customStyle="1" w:styleId="Heading2Char">
    <w:name w:val="Heading 2 Char"/>
    <w:basedOn w:val="DefaultParagraphFont"/>
    <w:link w:val="Heading2"/>
    <w:uiPriority w:val="9"/>
    <w:rsid w:val="002C351A"/>
    <w:rPr>
      <w:rFonts w:ascii="Cambria" w:eastAsiaTheme="majorEastAsia" w:hAnsi="Cambria" w:cstheme="majorBidi"/>
      <w:bCs/>
      <w:color w:val="7F7F7F" w:themeColor="text1" w:themeTint="80"/>
      <w:sz w:val="26"/>
      <w:szCs w:val="26"/>
    </w:rPr>
  </w:style>
  <w:style w:type="paragraph" w:styleId="TOC2">
    <w:name w:val="toc 2"/>
    <w:basedOn w:val="Normal"/>
    <w:next w:val="Normal"/>
    <w:autoRedefine/>
    <w:uiPriority w:val="39"/>
    <w:unhideWhenUsed/>
    <w:rsid w:val="00445422"/>
    <w:pPr>
      <w:spacing w:after="100"/>
      <w:ind w:left="220"/>
    </w:pPr>
  </w:style>
  <w:style w:type="paragraph" w:styleId="Title">
    <w:name w:val="Title"/>
    <w:basedOn w:val="Normal"/>
    <w:next w:val="Normal"/>
    <w:link w:val="TitleChar"/>
    <w:uiPriority w:val="10"/>
    <w:qFormat/>
    <w:rsid w:val="00B13A4D"/>
    <w:pPr>
      <w:pBdr>
        <w:bottom w:val="single" w:sz="8" w:space="1" w:color="7F7F7F" w:themeColor="text1" w:themeTint="80"/>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13A4D"/>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EA105F"/>
    <w:pPr>
      <w:spacing w:after="0" w:line="240" w:lineRule="auto"/>
    </w:pPr>
    <w:rPr>
      <w:rFonts w:ascii="Cambria" w:hAnsi="Cambria"/>
    </w:rPr>
  </w:style>
  <w:style w:type="character" w:customStyle="1" w:styleId="Heading3Char">
    <w:name w:val="Heading 3 Char"/>
    <w:basedOn w:val="DefaultParagraphFont"/>
    <w:link w:val="Heading3"/>
    <w:uiPriority w:val="9"/>
    <w:rsid w:val="002142B5"/>
    <w:rPr>
      <w:rFonts w:ascii="Cambria" w:eastAsiaTheme="majorEastAsia" w:hAnsi="Cambria" w:cstheme="majorBidi"/>
      <w:bCs/>
      <w:color w:val="000000" w:themeColor="text1"/>
    </w:rPr>
  </w:style>
  <w:style w:type="paragraph" w:styleId="HTMLPreformatted">
    <w:name w:val="HTML Preformatted"/>
    <w:basedOn w:val="Normal"/>
    <w:link w:val="HTMLPreformattedChar"/>
    <w:uiPriority w:val="99"/>
    <w:semiHidden/>
    <w:unhideWhenUsed/>
    <w:rsid w:val="001D3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27F"/>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F19F3"/>
    <w:rPr>
      <w:sz w:val="16"/>
      <w:szCs w:val="16"/>
    </w:rPr>
  </w:style>
  <w:style w:type="paragraph" w:styleId="CommentText">
    <w:name w:val="annotation text"/>
    <w:basedOn w:val="Normal"/>
    <w:link w:val="CommentTextChar"/>
    <w:uiPriority w:val="99"/>
    <w:semiHidden/>
    <w:unhideWhenUsed/>
    <w:rsid w:val="004F19F3"/>
    <w:pPr>
      <w:spacing w:line="240" w:lineRule="auto"/>
    </w:pPr>
    <w:rPr>
      <w:sz w:val="20"/>
      <w:szCs w:val="20"/>
    </w:rPr>
  </w:style>
  <w:style w:type="character" w:customStyle="1" w:styleId="CommentTextChar">
    <w:name w:val="Comment Text Char"/>
    <w:basedOn w:val="DefaultParagraphFont"/>
    <w:link w:val="CommentText"/>
    <w:uiPriority w:val="99"/>
    <w:semiHidden/>
    <w:rsid w:val="004F19F3"/>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4F19F3"/>
    <w:rPr>
      <w:b/>
      <w:bCs/>
    </w:rPr>
  </w:style>
  <w:style w:type="character" w:customStyle="1" w:styleId="CommentSubjectChar">
    <w:name w:val="Comment Subject Char"/>
    <w:basedOn w:val="CommentTextChar"/>
    <w:link w:val="CommentSubject"/>
    <w:uiPriority w:val="99"/>
    <w:semiHidden/>
    <w:rsid w:val="004F19F3"/>
    <w:rPr>
      <w:rFonts w:ascii="Cambria" w:hAnsi="Cambria"/>
      <w:b/>
      <w:bCs/>
      <w:sz w:val="20"/>
      <w:szCs w:val="20"/>
    </w:rPr>
  </w:style>
  <w:style w:type="paragraph" w:styleId="TOC3">
    <w:name w:val="toc 3"/>
    <w:basedOn w:val="Normal"/>
    <w:next w:val="Normal"/>
    <w:autoRedefine/>
    <w:uiPriority w:val="39"/>
    <w:unhideWhenUsed/>
    <w:rsid w:val="00A3077E"/>
    <w:pPr>
      <w:spacing w:after="100"/>
      <w:ind w:left="440"/>
    </w:pPr>
  </w:style>
  <w:style w:type="paragraph" w:styleId="Index1">
    <w:name w:val="index 1"/>
    <w:basedOn w:val="Normal"/>
    <w:next w:val="Normal"/>
    <w:autoRedefine/>
    <w:uiPriority w:val="99"/>
    <w:semiHidden/>
    <w:unhideWhenUsed/>
    <w:rsid w:val="006F13CD"/>
    <w:pPr>
      <w:spacing w:after="0" w:line="240" w:lineRule="auto"/>
      <w:ind w:left="220" w:hanging="220"/>
    </w:pPr>
  </w:style>
  <w:style w:type="paragraph" w:styleId="Header">
    <w:name w:val="header"/>
    <w:basedOn w:val="Normal"/>
    <w:link w:val="HeaderChar"/>
    <w:uiPriority w:val="99"/>
    <w:unhideWhenUsed/>
    <w:rsid w:val="00206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552"/>
    <w:rPr>
      <w:rFonts w:ascii="Cambria" w:hAnsi="Cambria"/>
    </w:rPr>
  </w:style>
  <w:style w:type="paragraph" w:styleId="Footer">
    <w:name w:val="footer"/>
    <w:basedOn w:val="Normal"/>
    <w:link w:val="FooterChar"/>
    <w:uiPriority w:val="99"/>
    <w:unhideWhenUsed/>
    <w:rsid w:val="00206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552"/>
    <w:rPr>
      <w:rFonts w:ascii="Cambria" w:hAnsi="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51A"/>
    <w:rPr>
      <w:rFonts w:ascii="Cambria" w:hAnsi="Cambria"/>
    </w:rPr>
  </w:style>
  <w:style w:type="paragraph" w:styleId="Heading1">
    <w:name w:val="heading 1"/>
    <w:basedOn w:val="Normal"/>
    <w:next w:val="Normal"/>
    <w:link w:val="Heading1Char"/>
    <w:uiPriority w:val="9"/>
    <w:qFormat/>
    <w:rsid w:val="00806004"/>
    <w:pPr>
      <w:keepNext/>
      <w:keepLines/>
      <w:spacing w:before="480" w:after="0"/>
      <w:jc w:val="center"/>
      <w:outlineLvl w:val="0"/>
    </w:pPr>
    <w:rPr>
      <w:rFonts w:eastAsiaTheme="majorEastAsia" w:cstheme="majorBidi"/>
      <w:bCs/>
      <w:color w:val="000000" w:themeColor="text1"/>
      <w:sz w:val="32"/>
      <w:szCs w:val="28"/>
    </w:rPr>
  </w:style>
  <w:style w:type="paragraph" w:styleId="Heading2">
    <w:name w:val="heading 2"/>
    <w:basedOn w:val="Normal"/>
    <w:next w:val="Normal"/>
    <w:link w:val="Heading2Char"/>
    <w:uiPriority w:val="9"/>
    <w:unhideWhenUsed/>
    <w:qFormat/>
    <w:rsid w:val="002C351A"/>
    <w:pPr>
      <w:keepNext/>
      <w:keepLines/>
      <w:spacing w:before="200" w:after="0"/>
      <w:outlineLvl w:val="1"/>
    </w:pPr>
    <w:rPr>
      <w:rFonts w:eastAsiaTheme="majorEastAsia" w:cstheme="majorBidi"/>
      <w:bCs/>
      <w:color w:val="7F7F7F" w:themeColor="text1" w:themeTint="80"/>
      <w:sz w:val="26"/>
      <w:szCs w:val="26"/>
    </w:rPr>
  </w:style>
  <w:style w:type="paragraph" w:styleId="Heading3">
    <w:name w:val="heading 3"/>
    <w:basedOn w:val="Normal"/>
    <w:next w:val="Normal"/>
    <w:link w:val="Heading3Char"/>
    <w:uiPriority w:val="9"/>
    <w:unhideWhenUsed/>
    <w:qFormat/>
    <w:rsid w:val="002142B5"/>
    <w:pPr>
      <w:keepNext/>
      <w:keepLines/>
      <w:spacing w:before="200" w:after="0"/>
      <w:outlineLvl w:val="2"/>
    </w:pPr>
    <w:rPr>
      <w:rFonts w:eastAsiaTheme="majorEastAsia"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95A"/>
    <w:pPr>
      <w:ind w:left="720"/>
      <w:contextualSpacing/>
    </w:pPr>
  </w:style>
  <w:style w:type="paragraph" w:styleId="BalloonText">
    <w:name w:val="Balloon Text"/>
    <w:basedOn w:val="Normal"/>
    <w:link w:val="BalloonTextChar"/>
    <w:uiPriority w:val="99"/>
    <w:semiHidden/>
    <w:unhideWhenUsed/>
    <w:rsid w:val="0044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422"/>
    <w:rPr>
      <w:rFonts w:ascii="Tahoma" w:hAnsi="Tahoma" w:cs="Tahoma"/>
      <w:sz w:val="16"/>
      <w:szCs w:val="16"/>
    </w:rPr>
  </w:style>
  <w:style w:type="character" w:customStyle="1" w:styleId="Heading1Char">
    <w:name w:val="Heading 1 Char"/>
    <w:basedOn w:val="DefaultParagraphFont"/>
    <w:link w:val="Heading1"/>
    <w:uiPriority w:val="9"/>
    <w:rsid w:val="00806004"/>
    <w:rPr>
      <w:rFonts w:ascii="Cambria" w:eastAsiaTheme="majorEastAsia" w:hAnsi="Cambria" w:cstheme="majorBidi"/>
      <w:bCs/>
      <w:color w:val="000000" w:themeColor="text1"/>
      <w:sz w:val="32"/>
      <w:szCs w:val="28"/>
    </w:rPr>
  </w:style>
  <w:style w:type="paragraph" w:styleId="TOCHeading">
    <w:name w:val="TOC Heading"/>
    <w:basedOn w:val="Heading1"/>
    <w:next w:val="Normal"/>
    <w:uiPriority w:val="39"/>
    <w:semiHidden/>
    <w:unhideWhenUsed/>
    <w:qFormat/>
    <w:rsid w:val="00445422"/>
    <w:pPr>
      <w:spacing w:line="276" w:lineRule="auto"/>
      <w:outlineLvl w:val="9"/>
    </w:pPr>
    <w:rPr>
      <w:lang w:eastAsia="ja-JP"/>
    </w:rPr>
  </w:style>
  <w:style w:type="paragraph" w:styleId="TOC1">
    <w:name w:val="toc 1"/>
    <w:basedOn w:val="Normal"/>
    <w:next w:val="Normal"/>
    <w:autoRedefine/>
    <w:uiPriority w:val="39"/>
    <w:unhideWhenUsed/>
    <w:rsid w:val="00445422"/>
    <w:pPr>
      <w:spacing w:after="100"/>
    </w:pPr>
  </w:style>
  <w:style w:type="character" w:styleId="Hyperlink">
    <w:name w:val="Hyperlink"/>
    <w:basedOn w:val="DefaultParagraphFont"/>
    <w:uiPriority w:val="99"/>
    <w:unhideWhenUsed/>
    <w:rsid w:val="00445422"/>
    <w:rPr>
      <w:color w:val="0563C1" w:themeColor="hyperlink"/>
      <w:u w:val="single"/>
    </w:rPr>
  </w:style>
  <w:style w:type="character" w:customStyle="1" w:styleId="Heading2Char">
    <w:name w:val="Heading 2 Char"/>
    <w:basedOn w:val="DefaultParagraphFont"/>
    <w:link w:val="Heading2"/>
    <w:uiPriority w:val="9"/>
    <w:rsid w:val="002C351A"/>
    <w:rPr>
      <w:rFonts w:ascii="Cambria" w:eastAsiaTheme="majorEastAsia" w:hAnsi="Cambria" w:cstheme="majorBidi"/>
      <w:bCs/>
      <w:color w:val="7F7F7F" w:themeColor="text1" w:themeTint="80"/>
      <w:sz w:val="26"/>
      <w:szCs w:val="26"/>
    </w:rPr>
  </w:style>
  <w:style w:type="paragraph" w:styleId="TOC2">
    <w:name w:val="toc 2"/>
    <w:basedOn w:val="Normal"/>
    <w:next w:val="Normal"/>
    <w:autoRedefine/>
    <w:uiPriority w:val="39"/>
    <w:unhideWhenUsed/>
    <w:rsid w:val="00445422"/>
    <w:pPr>
      <w:spacing w:after="100"/>
      <w:ind w:left="220"/>
    </w:pPr>
  </w:style>
  <w:style w:type="paragraph" w:styleId="Title">
    <w:name w:val="Title"/>
    <w:basedOn w:val="Normal"/>
    <w:next w:val="Normal"/>
    <w:link w:val="TitleChar"/>
    <w:uiPriority w:val="10"/>
    <w:qFormat/>
    <w:rsid w:val="00B13A4D"/>
    <w:pPr>
      <w:pBdr>
        <w:bottom w:val="single" w:sz="8" w:space="1" w:color="7F7F7F" w:themeColor="text1" w:themeTint="80"/>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13A4D"/>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EA105F"/>
    <w:pPr>
      <w:spacing w:after="0" w:line="240" w:lineRule="auto"/>
    </w:pPr>
    <w:rPr>
      <w:rFonts w:ascii="Cambria" w:hAnsi="Cambria"/>
    </w:rPr>
  </w:style>
  <w:style w:type="character" w:customStyle="1" w:styleId="Heading3Char">
    <w:name w:val="Heading 3 Char"/>
    <w:basedOn w:val="DefaultParagraphFont"/>
    <w:link w:val="Heading3"/>
    <w:uiPriority w:val="9"/>
    <w:rsid w:val="002142B5"/>
    <w:rPr>
      <w:rFonts w:ascii="Cambria" w:eastAsiaTheme="majorEastAsia" w:hAnsi="Cambria" w:cstheme="majorBidi"/>
      <w:bCs/>
      <w:color w:val="000000" w:themeColor="text1"/>
    </w:rPr>
  </w:style>
  <w:style w:type="paragraph" w:styleId="HTMLPreformatted">
    <w:name w:val="HTML Preformatted"/>
    <w:basedOn w:val="Normal"/>
    <w:link w:val="HTMLPreformattedChar"/>
    <w:uiPriority w:val="99"/>
    <w:semiHidden/>
    <w:unhideWhenUsed/>
    <w:rsid w:val="001D3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27F"/>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F19F3"/>
    <w:rPr>
      <w:sz w:val="16"/>
      <w:szCs w:val="16"/>
    </w:rPr>
  </w:style>
  <w:style w:type="paragraph" w:styleId="CommentText">
    <w:name w:val="annotation text"/>
    <w:basedOn w:val="Normal"/>
    <w:link w:val="CommentTextChar"/>
    <w:uiPriority w:val="99"/>
    <w:semiHidden/>
    <w:unhideWhenUsed/>
    <w:rsid w:val="004F19F3"/>
    <w:pPr>
      <w:spacing w:line="240" w:lineRule="auto"/>
    </w:pPr>
    <w:rPr>
      <w:sz w:val="20"/>
      <w:szCs w:val="20"/>
    </w:rPr>
  </w:style>
  <w:style w:type="character" w:customStyle="1" w:styleId="CommentTextChar">
    <w:name w:val="Comment Text Char"/>
    <w:basedOn w:val="DefaultParagraphFont"/>
    <w:link w:val="CommentText"/>
    <w:uiPriority w:val="99"/>
    <w:semiHidden/>
    <w:rsid w:val="004F19F3"/>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4F19F3"/>
    <w:rPr>
      <w:b/>
      <w:bCs/>
    </w:rPr>
  </w:style>
  <w:style w:type="character" w:customStyle="1" w:styleId="CommentSubjectChar">
    <w:name w:val="Comment Subject Char"/>
    <w:basedOn w:val="CommentTextChar"/>
    <w:link w:val="CommentSubject"/>
    <w:uiPriority w:val="99"/>
    <w:semiHidden/>
    <w:rsid w:val="004F19F3"/>
    <w:rPr>
      <w:rFonts w:ascii="Cambria" w:hAnsi="Cambria"/>
      <w:b/>
      <w:bCs/>
      <w:sz w:val="20"/>
      <w:szCs w:val="20"/>
    </w:rPr>
  </w:style>
  <w:style w:type="paragraph" w:styleId="TOC3">
    <w:name w:val="toc 3"/>
    <w:basedOn w:val="Normal"/>
    <w:next w:val="Normal"/>
    <w:autoRedefine/>
    <w:uiPriority w:val="39"/>
    <w:unhideWhenUsed/>
    <w:rsid w:val="00A3077E"/>
    <w:pPr>
      <w:spacing w:after="100"/>
      <w:ind w:left="440"/>
    </w:pPr>
  </w:style>
  <w:style w:type="paragraph" w:styleId="Index1">
    <w:name w:val="index 1"/>
    <w:basedOn w:val="Normal"/>
    <w:next w:val="Normal"/>
    <w:autoRedefine/>
    <w:uiPriority w:val="99"/>
    <w:semiHidden/>
    <w:unhideWhenUsed/>
    <w:rsid w:val="006F13CD"/>
    <w:pPr>
      <w:spacing w:after="0" w:line="240" w:lineRule="auto"/>
      <w:ind w:left="220" w:hanging="220"/>
    </w:pPr>
  </w:style>
  <w:style w:type="paragraph" w:styleId="Header">
    <w:name w:val="header"/>
    <w:basedOn w:val="Normal"/>
    <w:link w:val="HeaderChar"/>
    <w:uiPriority w:val="99"/>
    <w:unhideWhenUsed/>
    <w:rsid w:val="00206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552"/>
    <w:rPr>
      <w:rFonts w:ascii="Cambria" w:hAnsi="Cambria"/>
    </w:rPr>
  </w:style>
  <w:style w:type="paragraph" w:styleId="Footer">
    <w:name w:val="footer"/>
    <w:basedOn w:val="Normal"/>
    <w:link w:val="FooterChar"/>
    <w:uiPriority w:val="99"/>
    <w:unhideWhenUsed/>
    <w:rsid w:val="00206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552"/>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61789">
      <w:bodyDiv w:val="1"/>
      <w:marLeft w:val="0"/>
      <w:marRight w:val="0"/>
      <w:marTop w:val="0"/>
      <w:marBottom w:val="0"/>
      <w:divBdr>
        <w:top w:val="none" w:sz="0" w:space="0" w:color="auto"/>
        <w:left w:val="none" w:sz="0" w:space="0" w:color="auto"/>
        <w:bottom w:val="none" w:sz="0" w:space="0" w:color="auto"/>
        <w:right w:val="none" w:sz="0" w:space="0" w:color="auto"/>
      </w:divBdr>
    </w:div>
    <w:div w:id="753865193">
      <w:bodyDiv w:val="1"/>
      <w:marLeft w:val="0"/>
      <w:marRight w:val="0"/>
      <w:marTop w:val="0"/>
      <w:marBottom w:val="0"/>
      <w:divBdr>
        <w:top w:val="none" w:sz="0" w:space="0" w:color="auto"/>
        <w:left w:val="none" w:sz="0" w:space="0" w:color="auto"/>
        <w:bottom w:val="none" w:sz="0" w:space="0" w:color="auto"/>
        <w:right w:val="none" w:sz="0" w:space="0" w:color="auto"/>
      </w:divBdr>
    </w:div>
    <w:div w:id="1543639486">
      <w:bodyDiv w:val="1"/>
      <w:marLeft w:val="0"/>
      <w:marRight w:val="0"/>
      <w:marTop w:val="0"/>
      <w:marBottom w:val="0"/>
      <w:divBdr>
        <w:top w:val="none" w:sz="0" w:space="0" w:color="auto"/>
        <w:left w:val="none" w:sz="0" w:space="0" w:color="auto"/>
        <w:bottom w:val="none" w:sz="0" w:space="0" w:color="auto"/>
        <w:right w:val="none" w:sz="0" w:space="0" w:color="auto"/>
      </w:divBdr>
    </w:div>
    <w:div w:id="1918661672">
      <w:bodyDiv w:val="1"/>
      <w:marLeft w:val="0"/>
      <w:marRight w:val="0"/>
      <w:marTop w:val="0"/>
      <w:marBottom w:val="0"/>
      <w:divBdr>
        <w:top w:val="none" w:sz="0" w:space="0" w:color="auto"/>
        <w:left w:val="none" w:sz="0" w:space="0" w:color="auto"/>
        <w:bottom w:val="none" w:sz="0" w:space="0" w:color="auto"/>
        <w:right w:val="none" w:sz="0" w:space="0" w:color="auto"/>
      </w:divBdr>
      <w:divsChild>
        <w:div w:id="175925207">
          <w:marLeft w:val="0"/>
          <w:marRight w:val="0"/>
          <w:marTop w:val="0"/>
          <w:marBottom w:val="0"/>
          <w:divBdr>
            <w:top w:val="none" w:sz="0" w:space="0" w:color="auto"/>
            <w:left w:val="none" w:sz="0" w:space="0" w:color="auto"/>
            <w:bottom w:val="none" w:sz="0" w:space="0" w:color="auto"/>
            <w:right w:val="none" w:sz="0" w:space="0" w:color="auto"/>
          </w:divBdr>
        </w:div>
        <w:div w:id="1001927486">
          <w:marLeft w:val="0"/>
          <w:marRight w:val="0"/>
          <w:marTop w:val="0"/>
          <w:marBottom w:val="0"/>
          <w:divBdr>
            <w:top w:val="none" w:sz="0" w:space="0" w:color="auto"/>
            <w:left w:val="none" w:sz="0" w:space="0" w:color="auto"/>
            <w:bottom w:val="none" w:sz="0" w:space="0" w:color="auto"/>
            <w:right w:val="none" w:sz="0" w:space="0" w:color="auto"/>
          </w:divBdr>
        </w:div>
        <w:div w:id="1823740207">
          <w:marLeft w:val="0"/>
          <w:marRight w:val="0"/>
          <w:marTop w:val="0"/>
          <w:marBottom w:val="0"/>
          <w:divBdr>
            <w:top w:val="none" w:sz="0" w:space="0" w:color="auto"/>
            <w:left w:val="none" w:sz="0" w:space="0" w:color="auto"/>
            <w:bottom w:val="none" w:sz="0" w:space="0" w:color="auto"/>
            <w:right w:val="none" w:sz="0" w:space="0" w:color="auto"/>
          </w:divBdr>
        </w:div>
        <w:div w:id="1309095184">
          <w:marLeft w:val="0"/>
          <w:marRight w:val="0"/>
          <w:marTop w:val="0"/>
          <w:marBottom w:val="0"/>
          <w:divBdr>
            <w:top w:val="none" w:sz="0" w:space="0" w:color="auto"/>
            <w:left w:val="none" w:sz="0" w:space="0" w:color="auto"/>
            <w:bottom w:val="none" w:sz="0" w:space="0" w:color="auto"/>
            <w:right w:val="none" w:sz="0" w:space="0" w:color="auto"/>
          </w:divBdr>
        </w:div>
        <w:div w:id="1292326005">
          <w:marLeft w:val="0"/>
          <w:marRight w:val="0"/>
          <w:marTop w:val="0"/>
          <w:marBottom w:val="0"/>
          <w:divBdr>
            <w:top w:val="none" w:sz="0" w:space="0" w:color="auto"/>
            <w:left w:val="none" w:sz="0" w:space="0" w:color="auto"/>
            <w:bottom w:val="none" w:sz="0" w:space="0" w:color="auto"/>
            <w:right w:val="none" w:sz="0" w:space="0" w:color="auto"/>
          </w:divBdr>
        </w:div>
        <w:div w:id="589509419">
          <w:marLeft w:val="0"/>
          <w:marRight w:val="0"/>
          <w:marTop w:val="0"/>
          <w:marBottom w:val="0"/>
          <w:divBdr>
            <w:top w:val="none" w:sz="0" w:space="0" w:color="auto"/>
            <w:left w:val="none" w:sz="0" w:space="0" w:color="auto"/>
            <w:bottom w:val="none" w:sz="0" w:space="0" w:color="auto"/>
            <w:right w:val="none" w:sz="0" w:space="0" w:color="auto"/>
          </w:divBdr>
        </w:div>
        <w:div w:id="2101487496">
          <w:marLeft w:val="0"/>
          <w:marRight w:val="0"/>
          <w:marTop w:val="0"/>
          <w:marBottom w:val="0"/>
          <w:divBdr>
            <w:top w:val="none" w:sz="0" w:space="0" w:color="auto"/>
            <w:left w:val="none" w:sz="0" w:space="0" w:color="auto"/>
            <w:bottom w:val="none" w:sz="0" w:space="0" w:color="auto"/>
            <w:right w:val="none" w:sz="0" w:space="0" w:color="auto"/>
          </w:divBdr>
        </w:div>
        <w:div w:id="351107295">
          <w:marLeft w:val="0"/>
          <w:marRight w:val="0"/>
          <w:marTop w:val="0"/>
          <w:marBottom w:val="0"/>
          <w:divBdr>
            <w:top w:val="none" w:sz="0" w:space="0" w:color="auto"/>
            <w:left w:val="none" w:sz="0" w:space="0" w:color="auto"/>
            <w:bottom w:val="none" w:sz="0" w:space="0" w:color="auto"/>
            <w:right w:val="none" w:sz="0" w:space="0" w:color="auto"/>
          </w:divBdr>
        </w:div>
        <w:div w:id="669915181">
          <w:marLeft w:val="0"/>
          <w:marRight w:val="0"/>
          <w:marTop w:val="0"/>
          <w:marBottom w:val="0"/>
          <w:divBdr>
            <w:top w:val="none" w:sz="0" w:space="0" w:color="auto"/>
            <w:left w:val="none" w:sz="0" w:space="0" w:color="auto"/>
            <w:bottom w:val="none" w:sz="0" w:space="0" w:color="auto"/>
            <w:right w:val="none" w:sz="0" w:space="0" w:color="auto"/>
          </w:divBdr>
        </w:div>
        <w:div w:id="1933850537">
          <w:marLeft w:val="0"/>
          <w:marRight w:val="0"/>
          <w:marTop w:val="0"/>
          <w:marBottom w:val="0"/>
          <w:divBdr>
            <w:top w:val="none" w:sz="0" w:space="0" w:color="auto"/>
            <w:left w:val="none" w:sz="0" w:space="0" w:color="auto"/>
            <w:bottom w:val="none" w:sz="0" w:space="0" w:color="auto"/>
            <w:right w:val="none" w:sz="0" w:space="0" w:color="auto"/>
          </w:divBdr>
        </w:div>
        <w:div w:id="1547183386">
          <w:marLeft w:val="0"/>
          <w:marRight w:val="0"/>
          <w:marTop w:val="0"/>
          <w:marBottom w:val="0"/>
          <w:divBdr>
            <w:top w:val="none" w:sz="0" w:space="0" w:color="auto"/>
            <w:left w:val="none" w:sz="0" w:space="0" w:color="auto"/>
            <w:bottom w:val="none" w:sz="0" w:space="0" w:color="auto"/>
            <w:right w:val="none" w:sz="0" w:space="0" w:color="auto"/>
          </w:divBdr>
        </w:div>
        <w:div w:id="2056392532">
          <w:marLeft w:val="0"/>
          <w:marRight w:val="0"/>
          <w:marTop w:val="0"/>
          <w:marBottom w:val="0"/>
          <w:divBdr>
            <w:top w:val="none" w:sz="0" w:space="0" w:color="auto"/>
            <w:left w:val="none" w:sz="0" w:space="0" w:color="auto"/>
            <w:bottom w:val="none" w:sz="0" w:space="0" w:color="auto"/>
            <w:right w:val="none" w:sz="0" w:space="0" w:color="auto"/>
          </w:divBdr>
        </w:div>
        <w:div w:id="575214909">
          <w:marLeft w:val="0"/>
          <w:marRight w:val="0"/>
          <w:marTop w:val="0"/>
          <w:marBottom w:val="0"/>
          <w:divBdr>
            <w:top w:val="none" w:sz="0" w:space="0" w:color="auto"/>
            <w:left w:val="none" w:sz="0" w:space="0" w:color="auto"/>
            <w:bottom w:val="none" w:sz="0" w:space="0" w:color="auto"/>
            <w:right w:val="none" w:sz="0" w:space="0" w:color="auto"/>
          </w:divBdr>
        </w:div>
        <w:div w:id="1581601234">
          <w:marLeft w:val="0"/>
          <w:marRight w:val="0"/>
          <w:marTop w:val="0"/>
          <w:marBottom w:val="0"/>
          <w:divBdr>
            <w:top w:val="none" w:sz="0" w:space="0" w:color="auto"/>
            <w:left w:val="none" w:sz="0" w:space="0" w:color="auto"/>
            <w:bottom w:val="none" w:sz="0" w:space="0" w:color="auto"/>
            <w:right w:val="none" w:sz="0" w:space="0" w:color="auto"/>
          </w:divBdr>
        </w:div>
        <w:div w:id="61299871">
          <w:marLeft w:val="0"/>
          <w:marRight w:val="0"/>
          <w:marTop w:val="0"/>
          <w:marBottom w:val="0"/>
          <w:divBdr>
            <w:top w:val="none" w:sz="0" w:space="0" w:color="auto"/>
            <w:left w:val="none" w:sz="0" w:space="0" w:color="auto"/>
            <w:bottom w:val="none" w:sz="0" w:space="0" w:color="auto"/>
            <w:right w:val="none" w:sz="0" w:space="0" w:color="auto"/>
          </w:divBdr>
        </w:div>
        <w:div w:id="1751074332">
          <w:marLeft w:val="0"/>
          <w:marRight w:val="0"/>
          <w:marTop w:val="0"/>
          <w:marBottom w:val="0"/>
          <w:divBdr>
            <w:top w:val="none" w:sz="0" w:space="0" w:color="auto"/>
            <w:left w:val="none" w:sz="0" w:space="0" w:color="auto"/>
            <w:bottom w:val="none" w:sz="0" w:space="0" w:color="auto"/>
            <w:right w:val="none" w:sz="0" w:space="0" w:color="auto"/>
          </w:divBdr>
        </w:div>
        <w:div w:id="799802198">
          <w:marLeft w:val="0"/>
          <w:marRight w:val="0"/>
          <w:marTop w:val="0"/>
          <w:marBottom w:val="0"/>
          <w:divBdr>
            <w:top w:val="none" w:sz="0" w:space="0" w:color="auto"/>
            <w:left w:val="none" w:sz="0" w:space="0" w:color="auto"/>
            <w:bottom w:val="none" w:sz="0" w:space="0" w:color="auto"/>
            <w:right w:val="none" w:sz="0" w:space="0" w:color="auto"/>
          </w:divBdr>
        </w:div>
        <w:div w:id="1999573721">
          <w:marLeft w:val="0"/>
          <w:marRight w:val="0"/>
          <w:marTop w:val="0"/>
          <w:marBottom w:val="0"/>
          <w:divBdr>
            <w:top w:val="none" w:sz="0" w:space="0" w:color="auto"/>
            <w:left w:val="none" w:sz="0" w:space="0" w:color="auto"/>
            <w:bottom w:val="none" w:sz="0" w:space="0" w:color="auto"/>
            <w:right w:val="none" w:sz="0" w:space="0" w:color="auto"/>
          </w:divBdr>
        </w:div>
        <w:div w:id="443773485">
          <w:marLeft w:val="0"/>
          <w:marRight w:val="0"/>
          <w:marTop w:val="0"/>
          <w:marBottom w:val="0"/>
          <w:divBdr>
            <w:top w:val="none" w:sz="0" w:space="0" w:color="auto"/>
            <w:left w:val="none" w:sz="0" w:space="0" w:color="auto"/>
            <w:bottom w:val="none" w:sz="0" w:space="0" w:color="auto"/>
            <w:right w:val="none" w:sz="0" w:space="0" w:color="auto"/>
          </w:divBdr>
        </w:div>
        <w:div w:id="1555502983">
          <w:marLeft w:val="0"/>
          <w:marRight w:val="0"/>
          <w:marTop w:val="0"/>
          <w:marBottom w:val="0"/>
          <w:divBdr>
            <w:top w:val="none" w:sz="0" w:space="0" w:color="auto"/>
            <w:left w:val="none" w:sz="0" w:space="0" w:color="auto"/>
            <w:bottom w:val="none" w:sz="0" w:space="0" w:color="auto"/>
            <w:right w:val="none" w:sz="0" w:space="0" w:color="auto"/>
          </w:divBdr>
        </w:div>
        <w:div w:id="867377936">
          <w:marLeft w:val="0"/>
          <w:marRight w:val="0"/>
          <w:marTop w:val="0"/>
          <w:marBottom w:val="0"/>
          <w:divBdr>
            <w:top w:val="none" w:sz="0" w:space="0" w:color="auto"/>
            <w:left w:val="none" w:sz="0" w:space="0" w:color="auto"/>
            <w:bottom w:val="none" w:sz="0" w:space="0" w:color="auto"/>
            <w:right w:val="none" w:sz="0" w:space="0" w:color="auto"/>
          </w:divBdr>
        </w:div>
        <w:div w:id="731318985">
          <w:marLeft w:val="0"/>
          <w:marRight w:val="0"/>
          <w:marTop w:val="0"/>
          <w:marBottom w:val="0"/>
          <w:divBdr>
            <w:top w:val="none" w:sz="0" w:space="0" w:color="auto"/>
            <w:left w:val="none" w:sz="0" w:space="0" w:color="auto"/>
            <w:bottom w:val="none" w:sz="0" w:space="0" w:color="auto"/>
            <w:right w:val="none" w:sz="0" w:space="0" w:color="auto"/>
          </w:divBdr>
        </w:div>
        <w:div w:id="1326546340">
          <w:marLeft w:val="0"/>
          <w:marRight w:val="0"/>
          <w:marTop w:val="0"/>
          <w:marBottom w:val="0"/>
          <w:divBdr>
            <w:top w:val="none" w:sz="0" w:space="0" w:color="auto"/>
            <w:left w:val="none" w:sz="0" w:space="0" w:color="auto"/>
            <w:bottom w:val="none" w:sz="0" w:space="0" w:color="auto"/>
            <w:right w:val="none" w:sz="0" w:space="0" w:color="auto"/>
          </w:divBdr>
        </w:div>
        <w:div w:id="868101447">
          <w:marLeft w:val="0"/>
          <w:marRight w:val="0"/>
          <w:marTop w:val="0"/>
          <w:marBottom w:val="0"/>
          <w:divBdr>
            <w:top w:val="none" w:sz="0" w:space="0" w:color="auto"/>
            <w:left w:val="none" w:sz="0" w:space="0" w:color="auto"/>
            <w:bottom w:val="none" w:sz="0" w:space="0" w:color="auto"/>
            <w:right w:val="none" w:sz="0" w:space="0" w:color="auto"/>
          </w:divBdr>
        </w:div>
        <w:div w:id="33972202">
          <w:marLeft w:val="0"/>
          <w:marRight w:val="0"/>
          <w:marTop w:val="0"/>
          <w:marBottom w:val="0"/>
          <w:divBdr>
            <w:top w:val="none" w:sz="0" w:space="0" w:color="auto"/>
            <w:left w:val="none" w:sz="0" w:space="0" w:color="auto"/>
            <w:bottom w:val="none" w:sz="0" w:space="0" w:color="auto"/>
            <w:right w:val="none" w:sz="0" w:space="0" w:color="auto"/>
          </w:divBdr>
        </w:div>
        <w:div w:id="1109472361">
          <w:marLeft w:val="0"/>
          <w:marRight w:val="0"/>
          <w:marTop w:val="0"/>
          <w:marBottom w:val="0"/>
          <w:divBdr>
            <w:top w:val="none" w:sz="0" w:space="0" w:color="auto"/>
            <w:left w:val="none" w:sz="0" w:space="0" w:color="auto"/>
            <w:bottom w:val="none" w:sz="0" w:space="0" w:color="auto"/>
            <w:right w:val="none" w:sz="0" w:space="0" w:color="auto"/>
          </w:divBdr>
        </w:div>
        <w:div w:id="1139348170">
          <w:marLeft w:val="0"/>
          <w:marRight w:val="0"/>
          <w:marTop w:val="0"/>
          <w:marBottom w:val="0"/>
          <w:divBdr>
            <w:top w:val="none" w:sz="0" w:space="0" w:color="auto"/>
            <w:left w:val="none" w:sz="0" w:space="0" w:color="auto"/>
            <w:bottom w:val="none" w:sz="0" w:space="0" w:color="auto"/>
            <w:right w:val="none" w:sz="0" w:space="0" w:color="auto"/>
          </w:divBdr>
        </w:div>
        <w:div w:id="1292437817">
          <w:marLeft w:val="0"/>
          <w:marRight w:val="0"/>
          <w:marTop w:val="0"/>
          <w:marBottom w:val="0"/>
          <w:divBdr>
            <w:top w:val="none" w:sz="0" w:space="0" w:color="auto"/>
            <w:left w:val="none" w:sz="0" w:space="0" w:color="auto"/>
            <w:bottom w:val="none" w:sz="0" w:space="0" w:color="auto"/>
            <w:right w:val="none" w:sz="0" w:space="0" w:color="auto"/>
          </w:divBdr>
        </w:div>
        <w:div w:id="1596865359">
          <w:marLeft w:val="0"/>
          <w:marRight w:val="0"/>
          <w:marTop w:val="0"/>
          <w:marBottom w:val="0"/>
          <w:divBdr>
            <w:top w:val="none" w:sz="0" w:space="0" w:color="auto"/>
            <w:left w:val="none" w:sz="0" w:space="0" w:color="auto"/>
            <w:bottom w:val="none" w:sz="0" w:space="0" w:color="auto"/>
            <w:right w:val="none" w:sz="0" w:space="0" w:color="auto"/>
          </w:divBdr>
        </w:div>
        <w:div w:id="1731809670">
          <w:marLeft w:val="0"/>
          <w:marRight w:val="0"/>
          <w:marTop w:val="0"/>
          <w:marBottom w:val="0"/>
          <w:divBdr>
            <w:top w:val="none" w:sz="0" w:space="0" w:color="auto"/>
            <w:left w:val="none" w:sz="0" w:space="0" w:color="auto"/>
            <w:bottom w:val="none" w:sz="0" w:space="0" w:color="auto"/>
            <w:right w:val="none" w:sz="0" w:space="0" w:color="auto"/>
          </w:divBdr>
        </w:div>
        <w:div w:id="304896074">
          <w:marLeft w:val="0"/>
          <w:marRight w:val="0"/>
          <w:marTop w:val="0"/>
          <w:marBottom w:val="0"/>
          <w:divBdr>
            <w:top w:val="none" w:sz="0" w:space="0" w:color="auto"/>
            <w:left w:val="none" w:sz="0" w:space="0" w:color="auto"/>
            <w:bottom w:val="none" w:sz="0" w:space="0" w:color="auto"/>
            <w:right w:val="none" w:sz="0" w:space="0" w:color="auto"/>
          </w:divBdr>
        </w:div>
        <w:div w:id="1026561583">
          <w:marLeft w:val="0"/>
          <w:marRight w:val="0"/>
          <w:marTop w:val="0"/>
          <w:marBottom w:val="0"/>
          <w:divBdr>
            <w:top w:val="none" w:sz="0" w:space="0" w:color="auto"/>
            <w:left w:val="none" w:sz="0" w:space="0" w:color="auto"/>
            <w:bottom w:val="none" w:sz="0" w:space="0" w:color="auto"/>
            <w:right w:val="none" w:sz="0" w:space="0" w:color="auto"/>
          </w:divBdr>
        </w:div>
        <w:div w:id="98334687">
          <w:marLeft w:val="0"/>
          <w:marRight w:val="0"/>
          <w:marTop w:val="0"/>
          <w:marBottom w:val="0"/>
          <w:divBdr>
            <w:top w:val="none" w:sz="0" w:space="0" w:color="auto"/>
            <w:left w:val="none" w:sz="0" w:space="0" w:color="auto"/>
            <w:bottom w:val="none" w:sz="0" w:space="0" w:color="auto"/>
            <w:right w:val="none" w:sz="0" w:space="0" w:color="auto"/>
          </w:divBdr>
        </w:div>
        <w:div w:id="1078214081">
          <w:marLeft w:val="0"/>
          <w:marRight w:val="0"/>
          <w:marTop w:val="0"/>
          <w:marBottom w:val="0"/>
          <w:divBdr>
            <w:top w:val="none" w:sz="0" w:space="0" w:color="auto"/>
            <w:left w:val="none" w:sz="0" w:space="0" w:color="auto"/>
            <w:bottom w:val="none" w:sz="0" w:space="0" w:color="auto"/>
            <w:right w:val="none" w:sz="0" w:space="0" w:color="auto"/>
          </w:divBdr>
        </w:div>
        <w:div w:id="1108349091">
          <w:marLeft w:val="0"/>
          <w:marRight w:val="0"/>
          <w:marTop w:val="0"/>
          <w:marBottom w:val="0"/>
          <w:divBdr>
            <w:top w:val="none" w:sz="0" w:space="0" w:color="auto"/>
            <w:left w:val="none" w:sz="0" w:space="0" w:color="auto"/>
            <w:bottom w:val="none" w:sz="0" w:space="0" w:color="auto"/>
            <w:right w:val="none" w:sz="0" w:space="0" w:color="auto"/>
          </w:divBdr>
        </w:div>
        <w:div w:id="996694006">
          <w:marLeft w:val="0"/>
          <w:marRight w:val="0"/>
          <w:marTop w:val="0"/>
          <w:marBottom w:val="0"/>
          <w:divBdr>
            <w:top w:val="none" w:sz="0" w:space="0" w:color="auto"/>
            <w:left w:val="none" w:sz="0" w:space="0" w:color="auto"/>
            <w:bottom w:val="none" w:sz="0" w:space="0" w:color="auto"/>
            <w:right w:val="none" w:sz="0" w:space="0" w:color="auto"/>
          </w:divBdr>
        </w:div>
        <w:div w:id="722172874">
          <w:marLeft w:val="0"/>
          <w:marRight w:val="0"/>
          <w:marTop w:val="0"/>
          <w:marBottom w:val="0"/>
          <w:divBdr>
            <w:top w:val="none" w:sz="0" w:space="0" w:color="auto"/>
            <w:left w:val="none" w:sz="0" w:space="0" w:color="auto"/>
            <w:bottom w:val="none" w:sz="0" w:space="0" w:color="auto"/>
            <w:right w:val="none" w:sz="0" w:space="0" w:color="auto"/>
          </w:divBdr>
        </w:div>
        <w:div w:id="368342271">
          <w:marLeft w:val="0"/>
          <w:marRight w:val="0"/>
          <w:marTop w:val="0"/>
          <w:marBottom w:val="0"/>
          <w:divBdr>
            <w:top w:val="none" w:sz="0" w:space="0" w:color="auto"/>
            <w:left w:val="none" w:sz="0" w:space="0" w:color="auto"/>
            <w:bottom w:val="none" w:sz="0" w:space="0" w:color="auto"/>
            <w:right w:val="none" w:sz="0" w:space="0" w:color="auto"/>
          </w:divBdr>
        </w:div>
        <w:div w:id="141237556">
          <w:marLeft w:val="0"/>
          <w:marRight w:val="0"/>
          <w:marTop w:val="0"/>
          <w:marBottom w:val="0"/>
          <w:divBdr>
            <w:top w:val="none" w:sz="0" w:space="0" w:color="auto"/>
            <w:left w:val="none" w:sz="0" w:space="0" w:color="auto"/>
            <w:bottom w:val="none" w:sz="0" w:space="0" w:color="auto"/>
            <w:right w:val="none" w:sz="0" w:space="0" w:color="auto"/>
          </w:divBdr>
        </w:div>
        <w:div w:id="1741171230">
          <w:marLeft w:val="0"/>
          <w:marRight w:val="0"/>
          <w:marTop w:val="0"/>
          <w:marBottom w:val="0"/>
          <w:divBdr>
            <w:top w:val="none" w:sz="0" w:space="0" w:color="auto"/>
            <w:left w:val="none" w:sz="0" w:space="0" w:color="auto"/>
            <w:bottom w:val="none" w:sz="0" w:space="0" w:color="auto"/>
            <w:right w:val="none" w:sz="0" w:space="0" w:color="auto"/>
          </w:divBdr>
        </w:div>
        <w:div w:id="1564637845">
          <w:marLeft w:val="0"/>
          <w:marRight w:val="0"/>
          <w:marTop w:val="0"/>
          <w:marBottom w:val="0"/>
          <w:divBdr>
            <w:top w:val="none" w:sz="0" w:space="0" w:color="auto"/>
            <w:left w:val="none" w:sz="0" w:space="0" w:color="auto"/>
            <w:bottom w:val="none" w:sz="0" w:space="0" w:color="auto"/>
            <w:right w:val="none" w:sz="0" w:space="0" w:color="auto"/>
          </w:divBdr>
        </w:div>
        <w:div w:id="1418406309">
          <w:marLeft w:val="0"/>
          <w:marRight w:val="0"/>
          <w:marTop w:val="0"/>
          <w:marBottom w:val="0"/>
          <w:divBdr>
            <w:top w:val="none" w:sz="0" w:space="0" w:color="auto"/>
            <w:left w:val="none" w:sz="0" w:space="0" w:color="auto"/>
            <w:bottom w:val="none" w:sz="0" w:space="0" w:color="auto"/>
            <w:right w:val="none" w:sz="0" w:space="0" w:color="auto"/>
          </w:divBdr>
        </w:div>
        <w:div w:id="680593267">
          <w:marLeft w:val="0"/>
          <w:marRight w:val="0"/>
          <w:marTop w:val="0"/>
          <w:marBottom w:val="0"/>
          <w:divBdr>
            <w:top w:val="none" w:sz="0" w:space="0" w:color="auto"/>
            <w:left w:val="none" w:sz="0" w:space="0" w:color="auto"/>
            <w:bottom w:val="none" w:sz="0" w:space="0" w:color="auto"/>
            <w:right w:val="none" w:sz="0" w:space="0" w:color="auto"/>
          </w:divBdr>
        </w:div>
        <w:div w:id="1657875429">
          <w:marLeft w:val="0"/>
          <w:marRight w:val="0"/>
          <w:marTop w:val="0"/>
          <w:marBottom w:val="0"/>
          <w:divBdr>
            <w:top w:val="none" w:sz="0" w:space="0" w:color="auto"/>
            <w:left w:val="none" w:sz="0" w:space="0" w:color="auto"/>
            <w:bottom w:val="none" w:sz="0" w:space="0" w:color="auto"/>
            <w:right w:val="none" w:sz="0" w:space="0" w:color="auto"/>
          </w:divBdr>
        </w:div>
        <w:div w:id="2110851377">
          <w:marLeft w:val="0"/>
          <w:marRight w:val="0"/>
          <w:marTop w:val="0"/>
          <w:marBottom w:val="0"/>
          <w:divBdr>
            <w:top w:val="none" w:sz="0" w:space="0" w:color="auto"/>
            <w:left w:val="none" w:sz="0" w:space="0" w:color="auto"/>
            <w:bottom w:val="none" w:sz="0" w:space="0" w:color="auto"/>
            <w:right w:val="none" w:sz="0" w:space="0" w:color="auto"/>
          </w:divBdr>
        </w:div>
        <w:div w:id="730810931">
          <w:marLeft w:val="0"/>
          <w:marRight w:val="0"/>
          <w:marTop w:val="0"/>
          <w:marBottom w:val="0"/>
          <w:divBdr>
            <w:top w:val="none" w:sz="0" w:space="0" w:color="auto"/>
            <w:left w:val="none" w:sz="0" w:space="0" w:color="auto"/>
            <w:bottom w:val="none" w:sz="0" w:space="0" w:color="auto"/>
            <w:right w:val="none" w:sz="0" w:space="0" w:color="auto"/>
          </w:divBdr>
        </w:div>
        <w:div w:id="905338644">
          <w:marLeft w:val="0"/>
          <w:marRight w:val="0"/>
          <w:marTop w:val="0"/>
          <w:marBottom w:val="0"/>
          <w:divBdr>
            <w:top w:val="none" w:sz="0" w:space="0" w:color="auto"/>
            <w:left w:val="none" w:sz="0" w:space="0" w:color="auto"/>
            <w:bottom w:val="none" w:sz="0" w:space="0" w:color="auto"/>
            <w:right w:val="none" w:sz="0" w:space="0" w:color="auto"/>
          </w:divBdr>
        </w:div>
        <w:div w:id="604389378">
          <w:marLeft w:val="0"/>
          <w:marRight w:val="0"/>
          <w:marTop w:val="0"/>
          <w:marBottom w:val="0"/>
          <w:divBdr>
            <w:top w:val="none" w:sz="0" w:space="0" w:color="auto"/>
            <w:left w:val="none" w:sz="0" w:space="0" w:color="auto"/>
            <w:bottom w:val="none" w:sz="0" w:space="0" w:color="auto"/>
            <w:right w:val="none" w:sz="0" w:space="0" w:color="auto"/>
          </w:divBdr>
        </w:div>
        <w:div w:id="927471234">
          <w:marLeft w:val="0"/>
          <w:marRight w:val="0"/>
          <w:marTop w:val="0"/>
          <w:marBottom w:val="0"/>
          <w:divBdr>
            <w:top w:val="none" w:sz="0" w:space="0" w:color="auto"/>
            <w:left w:val="none" w:sz="0" w:space="0" w:color="auto"/>
            <w:bottom w:val="none" w:sz="0" w:space="0" w:color="auto"/>
            <w:right w:val="none" w:sz="0" w:space="0" w:color="auto"/>
          </w:divBdr>
        </w:div>
        <w:div w:id="143549864">
          <w:marLeft w:val="0"/>
          <w:marRight w:val="0"/>
          <w:marTop w:val="0"/>
          <w:marBottom w:val="0"/>
          <w:divBdr>
            <w:top w:val="none" w:sz="0" w:space="0" w:color="auto"/>
            <w:left w:val="none" w:sz="0" w:space="0" w:color="auto"/>
            <w:bottom w:val="none" w:sz="0" w:space="0" w:color="auto"/>
            <w:right w:val="none" w:sz="0" w:space="0" w:color="auto"/>
          </w:divBdr>
        </w:div>
        <w:div w:id="1940719939">
          <w:marLeft w:val="0"/>
          <w:marRight w:val="0"/>
          <w:marTop w:val="0"/>
          <w:marBottom w:val="0"/>
          <w:divBdr>
            <w:top w:val="none" w:sz="0" w:space="0" w:color="auto"/>
            <w:left w:val="none" w:sz="0" w:space="0" w:color="auto"/>
            <w:bottom w:val="none" w:sz="0" w:space="0" w:color="auto"/>
            <w:right w:val="none" w:sz="0" w:space="0" w:color="auto"/>
          </w:divBdr>
        </w:div>
        <w:div w:id="1311668411">
          <w:marLeft w:val="0"/>
          <w:marRight w:val="0"/>
          <w:marTop w:val="0"/>
          <w:marBottom w:val="0"/>
          <w:divBdr>
            <w:top w:val="none" w:sz="0" w:space="0" w:color="auto"/>
            <w:left w:val="none" w:sz="0" w:space="0" w:color="auto"/>
            <w:bottom w:val="none" w:sz="0" w:space="0" w:color="auto"/>
            <w:right w:val="none" w:sz="0" w:space="0" w:color="auto"/>
          </w:divBdr>
        </w:div>
        <w:div w:id="1070421509">
          <w:marLeft w:val="0"/>
          <w:marRight w:val="0"/>
          <w:marTop w:val="0"/>
          <w:marBottom w:val="0"/>
          <w:divBdr>
            <w:top w:val="none" w:sz="0" w:space="0" w:color="auto"/>
            <w:left w:val="none" w:sz="0" w:space="0" w:color="auto"/>
            <w:bottom w:val="none" w:sz="0" w:space="0" w:color="auto"/>
            <w:right w:val="none" w:sz="0" w:space="0" w:color="auto"/>
          </w:divBdr>
        </w:div>
        <w:div w:id="471412007">
          <w:marLeft w:val="0"/>
          <w:marRight w:val="0"/>
          <w:marTop w:val="0"/>
          <w:marBottom w:val="0"/>
          <w:divBdr>
            <w:top w:val="none" w:sz="0" w:space="0" w:color="auto"/>
            <w:left w:val="none" w:sz="0" w:space="0" w:color="auto"/>
            <w:bottom w:val="none" w:sz="0" w:space="0" w:color="auto"/>
            <w:right w:val="none" w:sz="0" w:space="0" w:color="auto"/>
          </w:divBdr>
        </w:div>
        <w:div w:id="1493791315">
          <w:marLeft w:val="0"/>
          <w:marRight w:val="0"/>
          <w:marTop w:val="0"/>
          <w:marBottom w:val="0"/>
          <w:divBdr>
            <w:top w:val="none" w:sz="0" w:space="0" w:color="auto"/>
            <w:left w:val="none" w:sz="0" w:space="0" w:color="auto"/>
            <w:bottom w:val="none" w:sz="0" w:space="0" w:color="auto"/>
            <w:right w:val="none" w:sz="0" w:space="0" w:color="auto"/>
          </w:divBdr>
        </w:div>
        <w:div w:id="77799071">
          <w:marLeft w:val="0"/>
          <w:marRight w:val="0"/>
          <w:marTop w:val="0"/>
          <w:marBottom w:val="0"/>
          <w:divBdr>
            <w:top w:val="none" w:sz="0" w:space="0" w:color="auto"/>
            <w:left w:val="none" w:sz="0" w:space="0" w:color="auto"/>
            <w:bottom w:val="none" w:sz="0" w:space="0" w:color="auto"/>
            <w:right w:val="none" w:sz="0" w:space="0" w:color="auto"/>
          </w:divBdr>
        </w:div>
        <w:div w:id="1445224853">
          <w:marLeft w:val="0"/>
          <w:marRight w:val="0"/>
          <w:marTop w:val="0"/>
          <w:marBottom w:val="0"/>
          <w:divBdr>
            <w:top w:val="none" w:sz="0" w:space="0" w:color="auto"/>
            <w:left w:val="none" w:sz="0" w:space="0" w:color="auto"/>
            <w:bottom w:val="none" w:sz="0" w:space="0" w:color="auto"/>
            <w:right w:val="none" w:sz="0" w:space="0" w:color="auto"/>
          </w:divBdr>
        </w:div>
        <w:div w:id="937062256">
          <w:marLeft w:val="0"/>
          <w:marRight w:val="0"/>
          <w:marTop w:val="0"/>
          <w:marBottom w:val="0"/>
          <w:divBdr>
            <w:top w:val="none" w:sz="0" w:space="0" w:color="auto"/>
            <w:left w:val="none" w:sz="0" w:space="0" w:color="auto"/>
            <w:bottom w:val="none" w:sz="0" w:space="0" w:color="auto"/>
            <w:right w:val="none" w:sz="0" w:space="0" w:color="auto"/>
          </w:divBdr>
        </w:div>
        <w:div w:id="1005664812">
          <w:marLeft w:val="0"/>
          <w:marRight w:val="0"/>
          <w:marTop w:val="0"/>
          <w:marBottom w:val="0"/>
          <w:divBdr>
            <w:top w:val="none" w:sz="0" w:space="0" w:color="auto"/>
            <w:left w:val="none" w:sz="0" w:space="0" w:color="auto"/>
            <w:bottom w:val="none" w:sz="0" w:space="0" w:color="auto"/>
            <w:right w:val="none" w:sz="0" w:space="0" w:color="auto"/>
          </w:divBdr>
        </w:div>
        <w:div w:id="1400904190">
          <w:marLeft w:val="0"/>
          <w:marRight w:val="0"/>
          <w:marTop w:val="0"/>
          <w:marBottom w:val="0"/>
          <w:divBdr>
            <w:top w:val="none" w:sz="0" w:space="0" w:color="auto"/>
            <w:left w:val="none" w:sz="0" w:space="0" w:color="auto"/>
            <w:bottom w:val="none" w:sz="0" w:space="0" w:color="auto"/>
            <w:right w:val="none" w:sz="0" w:space="0" w:color="auto"/>
          </w:divBdr>
        </w:div>
        <w:div w:id="765612714">
          <w:marLeft w:val="0"/>
          <w:marRight w:val="0"/>
          <w:marTop w:val="0"/>
          <w:marBottom w:val="0"/>
          <w:divBdr>
            <w:top w:val="none" w:sz="0" w:space="0" w:color="auto"/>
            <w:left w:val="none" w:sz="0" w:space="0" w:color="auto"/>
            <w:bottom w:val="none" w:sz="0" w:space="0" w:color="auto"/>
            <w:right w:val="none" w:sz="0" w:space="0" w:color="auto"/>
          </w:divBdr>
        </w:div>
        <w:div w:id="1787767753">
          <w:marLeft w:val="0"/>
          <w:marRight w:val="0"/>
          <w:marTop w:val="0"/>
          <w:marBottom w:val="0"/>
          <w:divBdr>
            <w:top w:val="none" w:sz="0" w:space="0" w:color="auto"/>
            <w:left w:val="none" w:sz="0" w:space="0" w:color="auto"/>
            <w:bottom w:val="none" w:sz="0" w:space="0" w:color="auto"/>
            <w:right w:val="none" w:sz="0" w:space="0" w:color="auto"/>
          </w:divBdr>
        </w:div>
        <w:div w:id="1474327315">
          <w:marLeft w:val="0"/>
          <w:marRight w:val="0"/>
          <w:marTop w:val="0"/>
          <w:marBottom w:val="0"/>
          <w:divBdr>
            <w:top w:val="none" w:sz="0" w:space="0" w:color="auto"/>
            <w:left w:val="none" w:sz="0" w:space="0" w:color="auto"/>
            <w:bottom w:val="none" w:sz="0" w:space="0" w:color="auto"/>
            <w:right w:val="none" w:sz="0" w:space="0" w:color="auto"/>
          </w:divBdr>
        </w:div>
        <w:div w:id="1104030549">
          <w:marLeft w:val="0"/>
          <w:marRight w:val="0"/>
          <w:marTop w:val="0"/>
          <w:marBottom w:val="0"/>
          <w:divBdr>
            <w:top w:val="none" w:sz="0" w:space="0" w:color="auto"/>
            <w:left w:val="none" w:sz="0" w:space="0" w:color="auto"/>
            <w:bottom w:val="none" w:sz="0" w:space="0" w:color="auto"/>
            <w:right w:val="none" w:sz="0" w:space="0" w:color="auto"/>
          </w:divBdr>
        </w:div>
        <w:div w:id="1623809327">
          <w:marLeft w:val="0"/>
          <w:marRight w:val="0"/>
          <w:marTop w:val="0"/>
          <w:marBottom w:val="0"/>
          <w:divBdr>
            <w:top w:val="none" w:sz="0" w:space="0" w:color="auto"/>
            <w:left w:val="none" w:sz="0" w:space="0" w:color="auto"/>
            <w:bottom w:val="none" w:sz="0" w:space="0" w:color="auto"/>
            <w:right w:val="none" w:sz="0" w:space="0" w:color="auto"/>
          </w:divBdr>
        </w:div>
        <w:div w:id="1790854509">
          <w:marLeft w:val="0"/>
          <w:marRight w:val="0"/>
          <w:marTop w:val="0"/>
          <w:marBottom w:val="0"/>
          <w:divBdr>
            <w:top w:val="none" w:sz="0" w:space="0" w:color="auto"/>
            <w:left w:val="none" w:sz="0" w:space="0" w:color="auto"/>
            <w:bottom w:val="none" w:sz="0" w:space="0" w:color="auto"/>
            <w:right w:val="none" w:sz="0" w:space="0" w:color="auto"/>
          </w:divBdr>
        </w:div>
        <w:div w:id="300621985">
          <w:marLeft w:val="0"/>
          <w:marRight w:val="0"/>
          <w:marTop w:val="0"/>
          <w:marBottom w:val="0"/>
          <w:divBdr>
            <w:top w:val="none" w:sz="0" w:space="0" w:color="auto"/>
            <w:left w:val="none" w:sz="0" w:space="0" w:color="auto"/>
            <w:bottom w:val="none" w:sz="0" w:space="0" w:color="auto"/>
            <w:right w:val="none" w:sz="0" w:space="0" w:color="auto"/>
          </w:divBdr>
        </w:div>
        <w:div w:id="1196847855">
          <w:marLeft w:val="0"/>
          <w:marRight w:val="0"/>
          <w:marTop w:val="0"/>
          <w:marBottom w:val="0"/>
          <w:divBdr>
            <w:top w:val="none" w:sz="0" w:space="0" w:color="auto"/>
            <w:left w:val="none" w:sz="0" w:space="0" w:color="auto"/>
            <w:bottom w:val="none" w:sz="0" w:space="0" w:color="auto"/>
            <w:right w:val="none" w:sz="0" w:space="0" w:color="auto"/>
          </w:divBdr>
        </w:div>
        <w:div w:id="1738093837">
          <w:marLeft w:val="0"/>
          <w:marRight w:val="0"/>
          <w:marTop w:val="0"/>
          <w:marBottom w:val="0"/>
          <w:divBdr>
            <w:top w:val="none" w:sz="0" w:space="0" w:color="auto"/>
            <w:left w:val="none" w:sz="0" w:space="0" w:color="auto"/>
            <w:bottom w:val="none" w:sz="0" w:space="0" w:color="auto"/>
            <w:right w:val="none" w:sz="0" w:space="0" w:color="auto"/>
          </w:divBdr>
        </w:div>
        <w:div w:id="970552315">
          <w:marLeft w:val="0"/>
          <w:marRight w:val="0"/>
          <w:marTop w:val="0"/>
          <w:marBottom w:val="0"/>
          <w:divBdr>
            <w:top w:val="none" w:sz="0" w:space="0" w:color="auto"/>
            <w:left w:val="none" w:sz="0" w:space="0" w:color="auto"/>
            <w:bottom w:val="none" w:sz="0" w:space="0" w:color="auto"/>
            <w:right w:val="none" w:sz="0" w:space="0" w:color="auto"/>
          </w:divBdr>
        </w:div>
        <w:div w:id="306127796">
          <w:marLeft w:val="0"/>
          <w:marRight w:val="0"/>
          <w:marTop w:val="0"/>
          <w:marBottom w:val="0"/>
          <w:divBdr>
            <w:top w:val="none" w:sz="0" w:space="0" w:color="auto"/>
            <w:left w:val="none" w:sz="0" w:space="0" w:color="auto"/>
            <w:bottom w:val="none" w:sz="0" w:space="0" w:color="auto"/>
            <w:right w:val="none" w:sz="0" w:space="0" w:color="auto"/>
          </w:divBdr>
        </w:div>
        <w:div w:id="911280336">
          <w:marLeft w:val="0"/>
          <w:marRight w:val="0"/>
          <w:marTop w:val="0"/>
          <w:marBottom w:val="0"/>
          <w:divBdr>
            <w:top w:val="none" w:sz="0" w:space="0" w:color="auto"/>
            <w:left w:val="none" w:sz="0" w:space="0" w:color="auto"/>
            <w:bottom w:val="none" w:sz="0" w:space="0" w:color="auto"/>
            <w:right w:val="none" w:sz="0" w:space="0" w:color="auto"/>
          </w:divBdr>
        </w:div>
        <w:div w:id="412581805">
          <w:marLeft w:val="0"/>
          <w:marRight w:val="0"/>
          <w:marTop w:val="0"/>
          <w:marBottom w:val="0"/>
          <w:divBdr>
            <w:top w:val="none" w:sz="0" w:space="0" w:color="auto"/>
            <w:left w:val="none" w:sz="0" w:space="0" w:color="auto"/>
            <w:bottom w:val="none" w:sz="0" w:space="0" w:color="auto"/>
            <w:right w:val="none" w:sz="0" w:space="0" w:color="auto"/>
          </w:divBdr>
        </w:div>
        <w:div w:id="1118640551">
          <w:marLeft w:val="0"/>
          <w:marRight w:val="0"/>
          <w:marTop w:val="0"/>
          <w:marBottom w:val="0"/>
          <w:divBdr>
            <w:top w:val="none" w:sz="0" w:space="0" w:color="auto"/>
            <w:left w:val="none" w:sz="0" w:space="0" w:color="auto"/>
            <w:bottom w:val="none" w:sz="0" w:space="0" w:color="auto"/>
            <w:right w:val="none" w:sz="0" w:space="0" w:color="auto"/>
          </w:divBdr>
        </w:div>
        <w:div w:id="619606501">
          <w:marLeft w:val="0"/>
          <w:marRight w:val="0"/>
          <w:marTop w:val="0"/>
          <w:marBottom w:val="0"/>
          <w:divBdr>
            <w:top w:val="none" w:sz="0" w:space="0" w:color="auto"/>
            <w:left w:val="none" w:sz="0" w:space="0" w:color="auto"/>
            <w:bottom w:val="none" w:sz="0" w:space="0" w:color="auto"/>
            <w:right w:val="none" w:sz="0" w:space="0" w:color="auto"/>
          </w:divBdr>
        </w:div>
        <w:div w:id="94861352">
          <w:marLeft w:val="0"/>
          <w:marRight w:val="0"/>
          <w:marTop w:val="0"/>
          <w:marBottom w:val="0"/>
          <w:divBdr>
            <w:top w:val="none" w:sz="0" w:space="0" w:color="auto"/>
            <w:left w:val="none" w:sz="0" w:space="0" w:color="auto"/>
            <w:bottom w:val="none" w:sz="0" w:space="0" w:color="auto"/>
            <w:right w:val="none" w:sz="0" w:space="0" w:color="auto"/>
          </w:divBdr>
        </w:div>
        <w:div w:id="996614940">
          <w:marLeft w:val="0"/>
          <w:marRight w:val="0"/>
          <w:marTop w:val="0"/>
          <w:marBottom w:val="0"/>
          <w:divBdr>
            <w:top w:val="none" w:sz="0" w:space="0" w:color="auto"/>
            <w:left w:val="none" w:sz="0" w:space="0" w:color="auto"/>
            <w:bottom w:val="none" w:sz="0" w:space="0" w:color="auto"/>
            <w:right w:val="none" w:sz="0" w:space="0" w:color="auto"/>
          </w:divBdr>
        </w:div>
        <w:div w:id="2033451327">
          <w:marLeft w:val="0"/>
          <w:marRight w:val="0"/>
          <w:marTop w:val="0"/>
          <w:marBottom w:val="0"/>
          <w:divBdr>
            <w:top w:val="none" w:sz="0" w:space="0" w:color="auto"/>
            <w:left w:val="none" w:sz="0" w:space="0" w:color="auto"/>
            <w:bottom w:val="none" w:sz="0" w:space="0" w:color="auto"/>
            <w:right w:val="none" w:sz="0" w:space="0" w:color="auto"/>
          </w:divBdr>
        </w:div>
        <w:div w:id="1469202117">
          <w:marLeft w:val="0"/>
          <w:marRight w:val="0"/>
          <w:marTop w:val="0"/>
          <w:marBottom w:val="0"/>
          <w:divBdr>
            <w:top w:val="none" w:sz="0" w:space="0" w:color="auto"/>
            <w:left w:val="none" w:sz="0" w:space="0" w:color="auto"/>
            <w:bottom w:val="none" w:sz="0" w:space="0" w:color="auto"/>
            <w:right w:val="none" w:sz="0" w:space="0" w:color="auto"/>
          </w:divBdr>
        </w:div>
        <w:div w:id="553128026">
          <w:marLeft w:val="0"/>
          <w:marRight w:val="0"/>
          <w:marTop w:val="0"/>
          <w:marBottom w:val="0"/>
          <w:divBdr>
            <w:top w:val="none" w:sz="0" w:space="0" w:color="auto"/>
            <w:left w:val="none" w:sz="0" w:space="0" w:color="auto"/>
            <w:bottom w:val="none" w:sz="0" w:space="0" w:color="auto"/>
            <w:right w:val="none" w:sz="0" w:space="0" w:color="auto"/>
          </w:divBdr>
        </w:div>
        <w:div w:id="1311405819">
          <w:marLeft w:val="0"/>
          <w:marRight w:val="0"/>
          <w:marTop w:val="0"/>
          <w:marBottom w:val="0"/>
          <w:divBdr>
            <w:top w:val="none" w:sz="0" w:space="0" w:color="auto"/>
            <w:left w:val="none" w:sz="0" w:space="0" w:color="auto"/>
            <w:bottom w:val="none" w:sz="0" w:space="0" w:color="auto"/>
            <w:right w:val="none" w:sz="0" w:space="0" w:color="auto"/>
          </w:divBdr>
        </w:div>
        <w:div w:id="464082716">
          <w:marLeft w:val="0"/>
          <w:marRight w:val="0"/>
          <w:marTop w:val="0"/>
          <w:marBottom w:val="0"/>
          <w:divBdr>
            <w:top w:val="none" w:sz="0" w:space="0" w:color="auto"/>
            <w:left w:val="none" w:sz="0" w:space="0" w:color="auto"/>
            <w:bottom w:val="none" w:sz="0" w:space="0" w:color="auto"/>
            <w:right w:val="none" w:sz="0" w:space="0" w:color="auto"/>
          </w:divBdr>
        </w:div>
        <w:div w:id="2022468318">
          <w:marLeft w:val="0"/>
          <w:marRight w:val="0"/>
          <w:marTop w:val="0"/>
          <w:marBottom w:val="0"/>
          <w:divBdr>
            <w:top w:val="none" w:sz="0" w:space="0" w:color="auto"/>
            <w:left w:val="none" w:sz="0" w:space="0" w:color="auto"/>
            <w:bottom w:val="none" w:sz="0" w:space="0" w:color="auto"/>
            <w:right w:val="none" w:sz="0" w:space="0" w:color="auto"/>
          </w:divBdr>
        </w:div>
        <w:div w:id="1678270305">
          <w:marLeft w:val="0"/>
          <w:marRight w:val="0"/>
          <w:marTop w:val="0"/>
          <w:marBottom w:val="0"/>
          <w:divBdr>
            <w:top w:val="none" w:sz="0" w:space="0" w:color="auto"/>
            <w:left w:val="none" w:sz="0" w:space="0" w:color="auto"/>
            <w:bottom w:val="none" w:sz="0" w:space="0" w:color="auto"/>
            <w:right w:val="none" w:sz="0" w:space="0" w:color="auto"/>
          </w:divBdr>
        </w:div>
        <w:div w:id="775294738">
          <w:marLeft w:val="0"/>
          <w:marRight w:val="0"/>
          <w:marTop w:val="0"/>
          <w:marBottom w:val="0"/>
          <w:divBdr>
            <w:top w:val="none" w:sz="0" w:space="0" w:color="auto"/>
            <w:left w:val="none" w:sz="0" w:space="0" w:color="auto"/>
            <w:bottom w:val="none" w:sz="0" w:space="0" w:color="auto"/>
            <w:right w:val="none" w:sz="0" w:space="0" w:color="auto"/>
          </w:divBdr>
        </w:div>
        <w:div w:id="630863296">
          <w:marLeft w:val="0"/>
          <w:marRight w:val="0"/>
          <w:marTop w:val="0"/>
          <w:marBottom w:val="0"/>
          <w:divBdr>
            <w:top w:val="none" w:sz="0" w:space="0" w:color="auto"/>
            <w:left w:val="none" w:sz="0" w:space="0" w:color="auto"/>
            <w:bottom w:val="none" w:sz="0" w:space="0" w:color="auto"/>
            <w:right w:val="none" w:sz="0" w:space="0" w:color="auto"/>
          </w:divBdr>
        </w:div>
        <w:div w:id="670527696">
          <w:marLeft w:val="0"/>
          <w:marRight w:val="0"/>
          <w:marTop w:val="0"/>
          <w:marBottom w:val="0"/>
          <w:divBdr>
            <w:top w:val="none" w:sz="0" w:space="0" w:color="auto"/>
            <w:left w:val="none" w:sz="0" w:space="0" w:color="auto"/>
            <w:bottom w:val="none" w:sz="0" w:space="0" w:color="auto"/>
            <w:right w:val="none" w:sz="0" w:space="0" w:color="auto"/>
          </w:divBdr>
        </w:div>
        <w:div w:id="235826472">
          <w:marLeft w:val="0"/>
          <w:marRight w:val="0"/>
          <w:marTop w:val="0"/>
          <w:marBottom w:val="0"/>
          <w:divBdr>
            <w:top w:val="none" w:sz="0" w:space="0" w:color="auto"/>
            <w:left w:val="none" w:sz="0" w:space="0" w:color="auto"/>
            <w:bottom w:val="none" w:sz="0" w:space="0" w:color="auto"/>
            <w:right w:val="none" w:sz="0" w:space="0" w:color="auto"/>
          </w:divBdr>
        </w:div>
        <w:div w:id="1147822589">
          <w:marLeft w:val="0"/>
          <w:marRight w:val="0"/>
          <w:marTop w:val="0"/>
          <w:marBottom w:val="0"/>
          <w:divBdr>
            <w:top w:val="none" w:sz="0" w:space="0" w:color="auto"/>
            <w:left w:val="none" w:sz="0" w:space="0" w:color="auto"/>
            <w:bottom w:val="none" w:sz="0" w:space="0" w:color="auto"/>
            <w:right w:val="none" w:sz="0" w:space="0" w:color="auto"/>
          </w:divBdr>
        </w:div>
        <w:div w:id="1036396062">
          <w:marLeft w:val="0"/>
          <w:marRight w:val="0"/>
          <w:marTop w:val="0"/>
          <w:marBottom w:val="0"/>
          <w:divBdr>
            <w:top w:val="none" w:sz="0" w:space="0" w:color="auto"/>
            <w:left w:val="none" w:sz="0" w:space="0" w:color="auto"/>
            <w:bottom w:val="none" w:sz="0" w:space="0" w:color="auto"/>
            <w:right w:val="none" w:sz="0" w:space="0" w:color="auto"/>
          </w:divBdr>
        </w:div>
        <w:div w:id="1466699028">
          <w:marLeft w:val="0"/>
          <w:marRight w:val="0"/>
          <w:marTop w:val="0"/>
          <w:marBottom w:val="0"/>
          <w:divBdr>
            <w:top w:val="none" w:sz="0" w:space="0" w:color="auto"/>
            <w:left w:val="none" w:sz="0" w:space="0" w:color="auto"/>
            <w:bottom w:val="none" w:sz="0" w:space="0" w:color="auto"/>
            <w:right w:val="none" w:sz="0" w:space="0" w:color="auto"/>
          </w:divBdr>
        </w:div>
        <w:div w:id="1001200591">
          <w:marLeft w:val="0"/>
          <w:marRight w:val="0"/>
          <w:marTop w:val="0"/>
          <w:marBottom w:val="0"/>
          <w:divBdr>
            <w:top w:val="none" w:sz="0" w:space="0" w:color="auto"/>
            <w:left w:val="none" w:sz="0" w:space="0" w:color="auto"/>
            <w:bottom w:val="none" w:sz="0" w:space="0" w:color="auto"/>
            <w:right w:val="none" w:sz="0" w:space="0" w:color="auto"/>
          </w:divBdr>
        </w:div>
        <w:div w:id="1416518121">
          <w:marLeft w:val="0"/>
          <w:marRight w:val="0"/>
          <w:marTop w:val="0"/>
          <w:marBottom w:val="0"/>
          <w:divBdr>
            <w:top w:val="none" w:sz="0" w:space="0" w:color="auto"/>
            <w:left w:val="none" w:sz="0" w:space="0" w:color="auto"/>
            <w:bottom w:val="none" w:sz="0" w:space="0" w:color="auto"/>
            <w:right w:val="none" w:sz="0" w:space="0" w:color="auto"/>
          </w:divBdr>
        </w:div>
        <w:div w:id="1419792188">
          <w:marLeft w:val="0"/>
          <w:marRight w:val="0"/>
          <w:marTop w:val="0"/>
          <w:marBottom w:val="0"/>
          <w:divBdr>
            <w:top w:val="none" w:sz="0" w:space="0" w:color="auto"/>
            <w:left w:val="none" w:sz="0" w:space="0" w:color="auto"/>
            <w:bottom w:val="none" w:sz="0" w:space="0" w:color="auto"/>
            <w:right w:val="none" w:sz="0" w:space="0" w:color="auto"/>
          </w:divBdr>
        </w:div>
        <w:div w:id="1595818308">
          <w:marLeft w:val="0"/>
          <w:marRight w:val="0"/>
          <w:marTop w:val="0"/>
          <w:marBottom w:val="0"/>
          <w:divBdr>
            <w:top w:val="none" w:sz="0" w:space="0" w:color="auto"/>
            <w:left w:val="none" w:sz="0" w:space="0" w:color="auto"/>
            <w:bottom w:val="none" w:sz="0" w:space="0" w:color="auto"/>
            <w:right w:val="none" w:sz="0" w:space="0" w:color="auto"/>
          </w:divBdr>
        </w:div>
        <w:div w:id="1447963276">
          <w:marLeft w:val="0"/>
          <w:marRight w:val="0"/>
          <w:marTop w:val="0"/>
          <w:marBottom w:val="0"/>
          <w:divBdr>
            <w:top w:val="none" w:sz="0" w:space="0" w:color="auto"/>
            <w:left w:val="none" w:sz="0" w:space="0" w:color="auto"/>
            <w:bottom w:val="none" w:sz="0" w:space="0" w:color="auto"/>
            <w:right w:val="none" w:sz="0" w:space="0" w:color="auto"/>
          </w:divBdr>
        </w:div>
        <w:div w:id="1231501162">
          <w:marLeft w:val="0"/>
          <w:marRight w:val="0"/>
          <w:marTop w:val="0"/>
          <w:marBottom w:val="0"/>
          <w:divBdr>
            <w:top w:val="none" w:sz="0" w:space="0" w:color="auto"/>
            <w:left w:val="none" w:sz="0" w:space="0" w:color="auto"/>
            <w:bottom w:val="none" w:sz="0" w:space="0" w:color="auto"/>
            <w:right w:val="none" w:sz="0" w:space="0" w:color="auto"/>
          </w:divBdr>
        </w:div>
        <w:div w:id="1724862498">
          <w:marLeft w:val="0"/>
          <w:marRight w:val="0"/>
          <w:marTop w:val="0"/>
          <w:marBottom w:val="0"/>
          <w:divBdr>
            <w:top w:val="none" w:sz="0" w:space="0" w:color="auto"/>
            <w:left w:val="none" w:sz="0" w:space="0" w:color="auto"/>
            <w:bottom w:val="none" w:sz="0" w:space="0" w:color="auto"/>
            <w:right w:val="none" w:sz="0" w:space="0" w:color="auto"/>
          </w:divBdr>
        </w:div>
        <w:div w:id="1218398820">
          <w:marLeft w:val="0"/>
          <w:marRight w:val="0"/>
          <w:marTop w:val="0"/>
          <w:marBottom w:val="0"/>
          <w:divBdr>
            <w:top w:val="none" w:sz="0" w:space="0" w:color="auto"/>
            <w:left w:val="none" w:sz="0" w:space="0" w:color="auto"/>
            <w:bottom w:val="none" w:sz="0" w:space="0" w:color="auto"/>
            <w:right w:val="none" w:sz="0" w:space="0" w:color="auto"/>
          </w:divBdr>
        </w:div>
        <w:div w:id="41827581">
          <w:marLeft w:val="0"/>
          <w:marRight w:val="0"/>
          <w:marTop w:val="0"/>
          <w:marBottom w:val="0"/>
          <w:divBdr>
            <w:top w:val="none" w:sz="0" w:space="0" w:color="auto"/>
            <w:left w:val="none" w:sz="0" w:space="0" w:color="auto"/>
            <w:bottom w:val="none" w:sz="0" w:space="0" w:color="auto"/>
            <w:right w:val="none" w:sz="0" w:space="0" w:color="auto"/>
          </w:divBdr>
        </w:div>
        <w:div w:id="1495609395">
          <w:marLeft w:val="0"/>
          <w:marRight w:val="0"/>
          <w:marTop w:val="0"/>
          <w:marBottom w:val="0"/>
          <w:divBdr>
            <w:top w:val="none" w:sz="0" w:space="0" w:color="auto"/>
            <w:left w:val="none" w:sz="0" w:space="0" w:color="auto"/>
            <w:bottom w:val="none" w:sz="0" w:space="0" w:color="auto"/>
            <w:right w:val="none" w:sz="0" w:space="0" w:color="auto"/>
          </w:divBdr>
        </w:div>
        <w:div w:id="634943189">
          <w:marLeft w:val="0"/>
          <w:marRight w:val="0"/>
          <w:marTop w:val="0"/>
          <w:marBottom w:val="0"/>
          <w:divBdr>
            <w:top w:val="none" w:sz="0" w:space="0" w:color="auto"/>
            <w:left w:val="none" w:sz="0" w:space="0" w:color="auto"/>
            <w:bottom w:val="none" w:sz="0" w:space="0" w:color="auto"/>
            <w:right w:val="none" w:sz="0" w:space="0" w:color="auto"/>
          </w:divBdr>
        </w:div>
        <w:div w:id="1999724535">
          <w:marLeft w:val="0"/>
          <w:marRight w:val="0"/>
          <w:marTop w:val="0"/>
          <w:marBottom w:val="0"/>
          <w:divBdr>
            <w:top w:val="none" w:sz="0" w:space="0" w:color="auto"/>
            <w:left w:val="none" w:sz="0" w:space="0" w:color="auto"/>
            <w:bottom w:val="none" w:sz="0" w:space="0" w:color="auto"/>
            <w:right w:val="none" w:sz="0" w:space="0" w:color="auto"/>
          </w:divBdr>
        </w:div>
        <w:div w:id="826090532">
          <w:marLeft w:val="0"/>
          <w:marRight w:val="0"/>
          <w:marTop w:val="0"/>
          <w:marBottom w:val="0"/>
          <w:divBdr>
            <w:top w:val="none" w:sz="0" w:space="0" w:color="auto"/>
            <w:left w:val="none" w:sz="0" w:space="0" w:color="auto"/>
            <w:bottom w:val="none" w:sz="0" w:space="0" w:color="auto"/>
            <w:right w:val="none" w:sz="0" w:space="0" w:color="auto"/>
          </w:divBdr>
        </w:div>
        <w:div w:id="191497105">
          <w:marLeft w:val="0"/>
          <w:marRight w:val="0"/>
          <w:marTop w:val="0"/>
          <w:marBottom w:val="0"/>
          <w:divBdr>
            <w:top w:val="none" w:sz="0" w:space="0" w:color="auto"/>
            <w:left w:val="none" w:sz="0" w:space="0" w:color="auto"/>
            <w:bottom w:val="none" w:sz="0" w:space="0" w:color="auto"/>
            <w:right w:val="none" w:sz="0" w:space="0" w:color="auto"/>
          </w:divBdr>
        </w:div>
        <w:div w:id="1658799681">
          <w:marLeft w:val="0"/>
          <w:marRight w:val="0"/>
          <w:marTop w:val="0"/>
          <w:marBottom w:val="0"/>
          <w:divBdr>
            <w:top w:val="none" w:sz="0" w:space="0" w:color="auto"/>
            <w:left w:val="none" w:sz="0" w:space="0" w:color="auto"/>
            <w:bottom w:val="none" w:sz="0" w:space="0" w:color="auto"/>
            <w:right w:val="none" w:sz="0" w:space="0" w:color="auto"/>
          </w:divBdr>
        </w:div>
        <w:div w:id="1237478833">
          <w:marLeft w:val="0"/>
          <w:marRight w:val="0"/>
          <w:marTop w:val="0"/>
          <w:marBottom w:val="0"/>
          <w:divBdr>
            <w:top w:val="none" w:sz="0" w:space="0" w:color="auto"/>
            <w:left w:val="none" w:sz="0" w:space="0" w:color="auto"/>
            <w:bottom w:val="none" w:sz="0" w:space="0" w:color="auto"/>
            <w:right w:val="none" w:sz="0" w:space="0" w:color="auto"/>
          </w:divBdr>
        </w:div>
        <w:div w:id="1115831846">
          <w:marLeft w:val="0"/>
          <w:marRight w:val="0"/>
          <w:marTop w:val="0"/>
          <w:marBottom w:val="0"/>
          <w:divBdr>
            <w:top w:val="none" w:sz="0" w:space="0" w:color="auto"/>
            <w:left w:val="none" w:sz="0" w:space="0" w:color="auto"/>
            <w:bottom w:val="none" w:sz="0" w:space="0" w:color="auto"/>
            <w:right w:val="none" w:sz="0" w:space="0" w:color="auto"/>
          </w:divBdr>
        </w:div>
        <w:div w:id="1178427327">
          <w:marLeft w:val="0"/>
          <w:marRight w:val="0"/>
          <w:marTop w:val="0"/>
          <w:marBottom w:val="0"/>
          <w:divBdr>
            <w:top w:val="none" w:sz="0" w:space="0" w:color="auto"/>
            <w:left w:val="none" w:sz="0" w:space="0" w:color="auto"/>
            <w:bottom w:val="none" w:sz="0" w:space="0" w:color="auto"/>
            <w:right w:val="none" w:sz="0" w:space="0" w:color="auto"/>
          </w:divBdr>
        </w:div>
        <w:div w:id="1306855571">
          <w:marLeft w:val="0"/>
          <w:marRight w:val="0"/>
          <w:marTop w:val="0"/>
          <w:marBottom w:val="0"/>
          <w:divBdr>
            <w:top w:val="none" w:sz="0" w:space="0" w:color="auto"/>
            <w:left w:val="none" w:sz="0" w:space="0" w:color="auto"/>
            <w:bottom w:val="none" w:sz="0" w:space="0" w:color="auto"/>
            <w:right w:val="none" w:sz="0" w:space="0" w:color="auto"/>
          </w:divBdr>
        </w:div>
        <w:div w:id="1859464072">
          <w:marLeft w:val="0"/>
          <w:marRight w:val="0"/>
          <w:marTop w:val="0"/>
          <w:marBottom w:val="0"/>
          <w:divBdr>
            <w:top w:val="none" w:sz="0" w:space="0" w:color="auto"/>
            <w:left w:val="none" w:sz="0" w:space="0" w:color="auto"/>
            <w:bottom w:val="none" w:sz="0" w:space="0" w:color="auto"/>
            <w:right w:val="none" w:sz="0" w:space="0" w:color="auto"/>
          </w:divBdr>
        </w:div>
        <w:div w:id="223570060">
          <w:marLeft w:val="0"/>
          <w:marRight w:val="0"/>
          <w:marTop w:val="0"/>
          <w:marBottom w:val="0"/>
          <w:divBdr>
            <w:top w:val="none" w:sz="0" w:space="0" w:color="auto"/>
            <w:left w:val="none" w:sz="0" w:space="0" w:color="auto"/>
            <w:bottom w:val="none" w:sz="0" w:space="0" w:color="auto"/>
            <w:right w:val="none" w:sz="0" w:space="0" w:color="auto"/>
          </w:divBdr>
        </w:div>
        <w:div w:id="1497529291">
          <w:marLeft w:val="0"/>
          <w:marRight w:val="0"/>
          <w:marTop w:val="0"/>
          <w:marBottom w:val="0"/>
          <w:divBdr>
            <w:top w:val="none" w:sz="0" w:space="0" w:color="auto"/>
            <w:left w:val="none" w:sz="0" w:space="0" w:color="auto"/>
            <w:bottom w:val="none" w:sz="0" w:space="0" w:color="auto"/>
            <w:right w:val="none" w:sz="0" w:space="0" w:color="auto"/>
          </w:divBdr>
        </w:div>
        <w:div w:id="1214150332">
          <w:marLeft w:val="0"/>
          <w:marRight w:val="0"/>
          <w:marTop w:val="0"/>
          <w:marBottom w:val="0"/>
          <w:divBdr>
            <w:top w:val="none" w:sz="0" w:space="0" w:color="auto"/>
            <w:left w:val="none" w:sz="0" w:space="0" w:color="auto"/>
            <w:bottom w:val="none" w:sz="0" w:space="0" w:color="auto"/>
            <w:right w:val="none" w:sz="0" w:space="0" w:color="auto"/>
          </w:divBdr>
        </w:div>
        <w:div w:id="1046494447">
          <w:marLeft w:val="0"/>
          <w:marRight w:val="0"/>
          <w:marTop w:val="0"/>
          <w:marBottom w:val="0"/>
          <w:divBdr>
            <w:top w:val="none" w:sz="0" w:space="0" w:color="auto"/>
            <w:left w:val="none" w:sz="0" w:space="0" w:color="auto"/>
            <w:bottom w:val="none" w:sz="0" w:space="0" w:color="auto"/>
            <w:right w:val="none" w:sz="0" w:space="0" w:color="auto"/>
          </w:divBdr>
        </w:div>
        <w:div w:id="1240552845">
          <w:marLeft w:val="0"/>
          <w:marRight w:val="0"/>
          <w:marTop w:val="0"/>
          <w:marBottom w:val="0"/>
          <w:divBdr>
            <w:top w:val="none" w:sz="0" w:space="0" w:color="auto"/>
            <w:left w:val="none" w:sz="0" w:space="0" w:color="auto"/>
            <w:bottom w:val="none" w:sz="0" w:space="0" w:color="auto"/>
            <w:right w:val="none" w:sz="0" w:space="0" w:color="auto"/>
          </w:divBdr>
        </w:div>
        <w:div w:id="769156924">
          <w:marLeft w:val="0"/>
          <w:marRight w:val="0"/>
          <w:marTop w:val="0"/>
          <w:marBottom w:val="0"/>
          <w:divBdr>
            <w:top w:val="none" w:sz="0" w:space="0" w:color="auto"/>
            <w:left w:val="none" w:sz="0" w:space="0" w:color="auto"/>
            <w:bottom w:val="none" w:sz="0" w:space="0" w:color="auto"/>
            <w:right w:val="none" w:sz="0" w:space="0" w:color="auto"/>
          </w:divBdr>
        </w:div>
        <w:div w:id="311521999">
          <w:marLeft w:val="0"/>
          <w:marRight w:val="0"/>
          <w:marTop w:val="0"/>
          <w:marBottom w:val="0"/>
          <w:divBdr>
            <w:top w:val="none" w:sz="0" w:space="0" w:color="auto"/>
            <w:left w:val="none" w:sz="0" w:space="0" w:color="auto"/>
            <w:bottom w:val="none" w:sz="0" w:space="0" w:color="auto"/>
            <w:right w:val="none" w:sz="0" w:space="0" w:color="auto"/>
          </w:divBdr>
        </w:div>
        <w:div w:id="383679666">
          <w:marLeft w:val="0"/>
          <w:marRight w:val="0"/>
          <w:marTop w:val="0"/>
          <w:marBottom w:val="0"/>
          <w:divBdr>
            <w:top w:val="none" w:sz="0" w:space="0" w:color="auto"/>
            <w:left w:val="none" w:sz="0" w:space="0" w:color="auto"/>
            <w:bottom w:val="none" w:sz="0" w:space="0" w:color="auto"/>
            <w:right w:val="none" w:sz="0" w:space="0" w:color="auto"/>
          </w:divBdr>
        </w:div>
        <w:div w:id="1487093338">
          <w:marLeft w:val="0"/>
          <w:marRight w:val="0"/>
          <w:marTop w:val="0"/>
          <w:marBottom w:val="0"/>
          <w:divBdr>
            <w:top w:val="none" w:sz="0" w:space="0" w:color="auto"/>
            <w:left w:val="none" w:sz="0" w:space="0" w:color="auto"/>
            <w:bottom w:val="none" w:sz="0" w:space="0" w:color="auto"/>
            <w:right w:val="none" w:sz="0" w:space="0" w:color="auto"/>
          </w:divBdr>
        </w:div>
        <w:div w:id="300233521">
          <w:marLeft w:val="0"/>
          <w:marRight w:val="0"/>
          <w:marTop w:val="0"/>
          <w:marBottom w:val="0"/>
          <w:divBdr>
            <w:top w:val="none" w:sz="0" w:space="0" w:color="auto"/>
            <w:left w:val="none" w:sz="0" w:space="0" w:color="auto"/>
            <w:bottom w:val="none" w:sz="0" w:space="0" w:color="auto"/>
            <w:right w:val="none" w:sz="0" w:space="0" w:color="auto"/>
          </w:divBdr>
        </w:div>
        <w:div w:id="51392830">
          <w:marLeft w:val="0"/>
          <w:marRight w:val="0"/>
          <w:marTop w:val="0"/>
          <w:marBottom w:val="0"/>
          <w:divBdr>
            <w:top w:val="none" w:sz="0" w:space="0" w:color="auto"/>
            <w:left w:val="none" w:sz="0" w:space="0" w:color="auto"/>
            <w:bottom w:val="none" w:sz="0" w:space="0" w:color="auto"/>
            <w:right w:val="none" w:sz="0" w:space="0" w:color="auto"/>
          </w:divBdr>
        </w:div>
        <w:div w:id="493957304">
          <w:marLeft w:val="0"/>
          <w:marRight w:val="0"/>
          <w:marTop w:val="0"/>
          <w:marBottom w:val="0"/>
          <w:divBdr>
            <w:top w:val="none" w:sz="0" w:space="0" w:color="auto"/>
            <w:left w:val="none" w:sz="0" w:space="0" w:color="auto"/>
            <w:bottom w:val="none" w:sz="0" w:space="0" w:color="auto"/>
            <w:right w:val="none" w:sz="0" w:space="0" w:color="auto"/>
          </w:divBdr>
        </w:div>
        <w:div w:id="263415313">
          <w:marLeft w:val="0"/>
          <w:marRight w:val="0"/>
          <w:marTop w:val="0"/>
          <w:marBottom w:val="0"/>
          <w:divBdr>
            <w:top w:val="none" w:sz="0" w:space="0" w:color="auto"/>
            <w:left w:val="none" w:sz="0" w:space="0" w:color="auto"/>
            <w:bottom w:val="none" w:sz="0" w:space="0" w:color="auto"/>
            <w:right w:val="none" w:sz="0" w:space="0" w:color="auto"/>
          </w:divBdr>
        </w:div>
        <w:div w:id="992954834">
          <w:marLeft w:val="0"/>
          <w:marRight w:val="0"/>
          <w:marTop w:val="0"/>
          <w:marBottom w:val="0"/>
          <w:divBdr>
            <w:top w:val="none" w:sz="0" w:space="0" w:color="auto"/>
            <w:left w:val="none" w:sz="0" w:space="0" w:color="auto"/>
            <w:bottom w:val="none" w:sz="0" w:space="0" w:color="auto"/>
            <w:right w:val="none" w:sz="0" w:space="0" w:color="auto"/>
          </w:divBdr>
        </w:div>
        <w:div w:id="633028696">
          <w:marLeft w:val="0"/>
          <w:marRight w:val="0"/>
          <w:marTop w:val="0"/>
          <w:marBottom w:val="0"/>
          <w:divBdr>
            <w:top w:val="none" w:sz="0" w:space="0" w:color="auto"/>
            <w:left w:val="none" w:sz="0" w:space="0" w:color="auto"/>
            <w:bottom w:val="none" w:sz="0" w:space="0" w:color="auto"/>
            <w:right w:val="none" w:sz="0" w:space="0" w:color="auto"/>
          </w:divBdr>
        </w:div>
        <w:div w:id="65957263">
          <w:marLeft w:val="0"/>
          <w:marRight w:val="0"/>
          <w:marTop w:val="0"/>
          <w:marBottom w:val="0"/>
          <w:divBdr>
            <w:top w:val="none" w:sz="0" w:space="0" w:color="auto"/>
            <w:left w:val="none" w:sz="0" w:space="0" w:color="auto"/>
            <w:bottom w:val="none" w:sz="0" w:space="0" w:color="auto"/>
            <w:right w:val="none" w:sz="0" w:space="0" w:color="auto"/>
          </w:divBdr>
        </w:div>
        <w:div w:id="748893393">
          <w:marLeft w:val="0"/>
          <w:marRight w:val="0"/>
          <w:marTop w:val="0"/>
          <w:marBottom w:val="0"/>
          <w:divBdr>
            <w:top w:val="none" w:sz="0" w:space="0" w:color="auto"/>
            <w:left w:val="none" w:sz="0" w:space="0" w:color="auto"/>
            <w:bottom w:val="none" w:sz="0" w:space="0" w:color="auto"/>
            <w:right w:val="none" w:sz="0" w:space="0" w:color="auto"/>
          </w:divBdr>
        </w:div>
        <w:div w:id="1386564300">
          <w:marLeft w:val="0"/>
          <w:marRight w:val="0"/>
          <w:marTop w:val="0"/>
          <w:marBottom w:val="0"/>
          <w:divBdr>
            <w:top w:val="none" w:sz="0" w:space="0" w:color="auto"/>
            <w:left w:val="none" w:sz="0" w:space="0" w:color="auto"/>
            <w:bottom w:val="none" w:sz="0" w:space="0" w:color="auto"/>
            <w:right w:val="none" w:sz="0" w:space="0" w:color="auto"/>
          </w:divBdr>
        </w:div>
        <w:div w:id="426194463">
          <w:marLeft w:val="0"/>
          <w:marRight w:val="0"/>
          <w:marTop w:val="0"/>
          <w:marBottom w:val="0"/>
          <w:divBdr>
            <w:top w:val="none" w:sz="0" w:space="0" w:color="auto"/>
            <w:left w:val="none" w:sz="0" w:space="0" w:color="auto"/>
            <w:bottom w:val="none" w:sz="0" w:space="0" w:color="auto"/>
            <w:right w:val="none" w:sz="0" w:space="0" w:color="auto"/>
          </w:divBdr>
        </w:div>
        <w:div w:id="1845436127">
          <w:marLeft w:val="0"/>
          <w:marRight w:val="0"/>
          <w:marTop w:val="0"/>
          <w:marBottom w:val="0"/>
          <w:divBdr>
            <w:top w:val="none" w:sz="0" w:space="0" w:color="auto"/>
            <w:left w:val="none" w:sz="0" w:space="0" w:color="auto"/>
            <w:bottom w:val="none" w:sz="0" w:space="0" w:color="auto"/>
            <w:right w:val="none" w:sz="0" w:space="0" w:color="auto"/>
          </w:divBdr>
        </w:div>
        <w:div w:id="1503352167">
          <w:marLeft w:val="0"/>
          <w:marRight w:val="0"/>
          <w:marTop w:val="0"/>
          <w:marBottom w:val="0"/>
          <w:divBdr>
            <w:top w:val="none" w:sz="0" w:space="0" w:color="auto"/>
            <w:left w:val="none" w:sz="0" w:space="0" w:color="auto"/>
            <w:bottom w:val="none" w:sz="0" w:space="0" w:color="auto"/>
            <w:right w:val="none" w:sz="0" w:space="0" w:color="auto"/>
          </w:divBdr>
        </w:div>
        <w:div w:id="1644777055">
          <w:marLeft w:val="0"/>
          <w:marRight w:val="0"/>
          <w:marTop w:val="0"/>
          <w:marBottom w:val="0"/>
          <w:divBdr>
            <w:top w:val="none" w:sz="0" w:space="0" w:color="auto"/>
            <w:left w:val="none" w:sz="0" w:space="0" w:color="auto"/>
            <w:bottom w:val="none" w:sz="0" w:space="0" w:color="auto"/>
            <w:right w:val="none" w:sz="0" w:space="0" w:color="auto"/>
          </w:divBdr>
        </w:div>
        <w:div w:id="1092506187">
          <w:marLeft w:val="0"/>
          <w:marRight w:val="0"/>
          <w:marTop w:val="0"/>
          <w:marBottom w:val="0"/>
          <w:divBdr>
            <w:top w:val="none" w:sz="0" w:space="0" w:color="auto"/>
            <w:left w:val="none" w:sz="0" w:space="0" w:color="auto"/>
            <w:bottom w:val="none" w:sz="0" w:space="0" w:color="auto"/>
            <w:right w:val="none" w:sz="0" w:space="0" w:color="auto"/>
          </w:divBdr>
        </w:div>
        <w:div w:id="768506203">
          <w:marLeft w:val="0"/>
          <w:marRight w:val="0"/>
          <w:marTop w:val="0"/>
          <w:marBottom w:val="0"/>
          <w:divBdr>
            <w:top w:val="none" w:sz="0" w:space="0" w:color="auto"/>
            <w:left w:val="none" w:sz="0" w:space="0" w:color="auto"/>
            <w:bottom w:val="none" w:sz="0" w:space="0" w:color="auto"/>
            <w:right w:val="none" w:sz="0" w:space="0" w:color="auto"/>
          </w:divBdr>
        </w:div>
        <w:div w:id="921790562">
          <w:marLeft w:val="0"/>
          <w:marRight w:val="0"/>
          <w:marTop w:val="0"/>
          <w:marBottom w:val="0"/>
          <w:divBdr>
            <w:top w:val="none" w:sz="0" w:space="0" w:color="auto"/>
            <w:left w:val="none" w:sz="0" w:space="0" w:color="auto"/>
            <w:bottom w:val="none" w:sz="0" w:space="0" w:color="auto"/>
            <w:right w:val="none" w:sz="0" w:space="0" w:color="auto"/>
          </w:divBdr>
        </w:div>
        <w:div w:id="545720724">
          <w:marLeft w:val="0"/>
          <w:marRight w:val="0"/>
          <w:marTop w:val="0"/>
          <w:marBottom w:val="0"/>
          <w:divBdr>
            <w:top w:val="none" w:sz="0" w:space="0" w:color="auto"/>
            <w:left w:val="none" w:sz="0" w:space="0" w:color="auto"/>
            <w:bottom w:val="none" w:sz="0" w:space="0" w:color="auto"/>
            <w:right w:val="none" w:sz="0" w:space="0" w:color="auto"/>
          </w:divBdr>
        </w:div>
        <w:div w:id="151916215">
          <w:marLeft w:val="0"/>
          <w:marRight w:val="0"/>
          <w:marTop w:val="0"/>
          <w:marBottom w:val="0"/>
          <w:divBdr>
            <w:top w:val="none" w:sz="0" w:space="0" w:color="auto"/>
            <w:left w:val="none" w:sz="0" w:space="0" w:color="auto"/>
            <w:bottom w:val="none" w:sz="0" w:space="0" w:color="auto"/>
            <w:right w:val="none" w:sz="0" w:space="0" w:color="auto"/>
          </w:divBdr>
        </w:div>
        <w:div w:id="16273082">
          <w:marLeft w:val="0"/>
          <w:marRight w:val="0"/>
          <w:marTop w:val="0"/>
          <w:marBottom w:val="0"/>
          <w:divBdr>
            <w:top w:val="none" w:sz="0" w:space="0" w:color="auto"/>
            <w:left w:val="none" w:sz="0" w:space="0" w:color="auto"/>
            <w:bottom w:val="none" w:sz="0" w:space="0" w:color="auto"/>
            <w:right w:val="none" w:sz="0" w:space="0" w:color="auto"/>
          </w:divBdr>
        </w:div>
        <w:div w:id="1374769953">
          <w:marLeft w:val="0"/>
          <w:marRight w:val="0"/>
          <w:marTop w:val="0"/>
          <w:marBottom w:val="0"/>
          <w:divBdr>
            <w:top w:val="none" w:sz="0" w:space="0" w:color="auto"/>
            <w:left w:val="none" w:sz="0" w:space="0" w:color="auto"/>
            <w:bottom w:val="none" w:sz="0" w:space="0" w:color="auto"/>
            <w:right w:val="none" w:sz="0" w:space="0" w:color="auto"/>
          </w:divBdr>
        </w:div>
        <w:div w:id="1096941837">
          <w:marLeft w:val="0"/>
          <w:marRight w:val="0"/>
          <w:marTop w:val="0"/>
          <w:marBottom w:val="0"/>
          <w:divBdr>
            <w:top w:val="none" w:sz="0" w:space="0" w:color="auto"/>
            <w:left w:val="none" w:sz="0" w:space="0" w:color="auto"/>
            <w:bottom w:val="none" w:sz="0" w:space="0" w:color="auto"/>
            <w:right w:val="none" w:sz="0" w:space="0" w:color="auto"/>
          </w:divBdr>
        </w:div>
        <w:div w:id="1611206593">
          <w:marLeft w:val="0"/>
          <w:marRight w:val="0"/>
          <w:marTop w:val="0"/>
          <w:marBottom w:val="0"/>
          <w:divBdr>
            <w:top w:val="none" w:sz="0" w:space="0" w:color="auto"/>
            <w:left w:val="none" w:sz="0" w:space="0" w:color="auto"/>
            <w:bottom w:val="none" w:sz="0" w:space="0" w:color="auto"/>
            <w:right w:val="none" w:sz="0" w:space="0" w:color="auto"/>
          </w:divBdr>
        </w:div>
        <w:div w:id="1856461840">
          <w:marLeft w:val="0"/>
          <w:marRight w:val="0"/>
          <w:marTop w:val="0"/>
          <w:marBottom w:val="0"/>
          <w:divBdr>
            <w:top w:val="none" w:sz="0" w:space="0" w:color="auto"/>
            <w:left w:val="none" w:sz="0" w:space="0" w:color="auto"/>
            <w:bottom w:val="none" w:sz="0" w:space="0" w:color="auto"/>
            <w:right w:val="none" w:sz="0" w:space="0" w:color="auto"/>
          </w:divBdr>
        </w:div>
        <w:div w:id="110899467">
          <w:marLeft w:val="0"/>
          <w:marRight w:val="0"/>
          <w:marTop w:val="0"/>
          <w:marBottom w:val="0"/>
          <w:divBdr>
            <w:top w:val="none" w:sz="0" w:space="0" w:color="auto"/>
            <w:left w:val="none" w:sz="0" w:space="0" w:color="auto"/>
            <w:bottom w:val="none" w:sz="0" w:space="0" w:color="auto"/>
            <w:right w:val="none" w:sz="0" w:space="0" w:color="auto"/>
          </w:divBdr>
        </w:div>
        <w:div w:id="2060282891">
          <w:marLeft w:val="0"/>
          <w:marRight w:val="0"/>
          <w:marTop w:val="0"/>
          <w:marBottom w:val="0"/>
          <w:divBdr>
            <w:top w:val="none" w:sz="0" w:space="0" w:color="auto"/>
            <w:left w:val="none" w:sz="0" w:space="0" w:color="auto"/>
            <w:bottom w:val="none" w:sz="0" w:space="0" w:color="auto"/>
            <w:right w:val="none" w:sz="0" w:space="0" w:color="auto"/>
          </w:divBdr>
        </w:div>
        <w:div w:id="220167676">
          <w:marLeft w:val="0"/>
          <w:marRight w:val="0"/>
          <w:marTop w:val="0"/>
          <w:marBottom w:val="0"/>
          <w:divBdr>
            <w:top w:val="none" w:sz="0" w:space="0" w:color="auto"/>
            <w:left w:val="none" w:sz="0" w:space="0" w:color="auto"/>
            <w:bottom w:val="none" w:sz="0" w:space="0" w:color="auto"/>
            <w:right w:val="none" w:sz="0" w:space="0" w:color="auto"/>
          </w:divBdr>
        </w:div>
        <w:div w:id="1479305092">
          <w:marLeft w:val="0"/>
          <w:marRight w:val="0"/>
          <w:marTop w:val="0"/>
          <w:marBottom w:val="0"/>
          <w:divBdr>
            <w:top w:val="none" w:sz="0" w:space="0" w:color="auto"/>
            <w:left w:val="none" w:sz="0" w:space="0" w:color="auto"/>
            <w:bottom w:val="none" w:sz="0" w:space="0" w:color="auto"/>
            <w:right w:val="none" w:sz="0" w:space="0" w:color="auto"/>
          </w:divBdr>
        </w:div>
        <w:div w:id="1385373479">
          <w:marLeft w:val="0"/>
          <w:marRight w:val="0"/>
          <w:marTop w:val="0"/>
          <w:marBottom w:val="0"/>
          <w:divBdr>
            <w:top w:val="none" w:sz="0" w:space="0" w:color="auto"/>
            <w:left w:val="none" w:sz="0" w:space="0" w:color="auto"/>
            <w:bottom w:val="none" w:sz="0" w:space="0" w:color="auto"/>
            <w:right w:val="none" w:sz="0" w:space="0" w:color="auto"/>
          </w:divBdr>
        </w:div>
        <w:div w:id="936867897">
          <w:marLeft w:val="0"/>
          <w:marRight w:val="0"/>
          <w:marTop w:val="0"/>
          <w:marBottom w:val="0"/>
          <w:divBdr>
            <w:top w:val="none" w:sz="0" w:space="0" w:color="auto"/>
            <w:left w:val="none" w:sz="0" w:space="0" w:color="auto"/>
            <w:bottom w:val="none" w:sz="0" w:space="0" w:color="auto"/>
            <w:right w:val="none" w:sz="0" w:space="0" w:color="auto"/>
          </w:divBdr>
        </w:div>
        <w:div w:id="1233808992">
          <w:marLeft w:val="0"/>
          <w:marRight w:val="0"/>
          <w:marTop w:val="0"/>
          <w:marBottom w:val="0"/>
          <w:divBdr>
            <w:top w:val="none" w:sz="0" w:space="0" w:color="auto"/>
            <w:left w:val="none" w:sz="0" w:space="0" w:color="auto"/>
            <w:bottom w:val="none" w:sz="0" w:space="0" w:color="auto"/>
            <w:right w:val="none" w:sz="0" w:space="0" w:color="auto"/>
          </w:divBdr>
        </w:div>
        <w:div w:id="2065987201">
          <w:marLeft w:val="0"/>
          <w:marRight w:val="0"/>
          <w:marTop w:val="0"/>
          <w:marBottom w:val="0"/>
          <w:divBdr>
            <w:top w:val="none" w:sz="0" w:space="0" w:color="auto"/>
            <w:left w:val="none" w:sz="0" w:space="0" w:color="auto"/>
            <w:bottom w:val="none" w:sz="0" w:space="0" w:color="auto"/>
            <w:right w:val="none" w:sz="0" w:space="0" w:color="auto"/>
          </w:divBdr>
        </w:div>
        <w:div w:id="1702166871">
          <w:marLeft w:val="0"/>
          <w:marRight w:val="0"/>
          <w:marTop w:val="0"/>
          <w:marBottom w:val="0"/>
          <w:divBdr>
            <w:top w:val="none" w:sz="0" w:space="0" w:color="auto"/>
            <w:left w:val="none" w:sz="0" w:space="0" w:color="auto"/>
            <w:bottom w:val="none" w:sz="0" w:space="0" w:color="auto"/>
            <w:right w:val="none" w:sz="0" w:space="0" w:color="auto"/>
          </w:divBdr>
        </w:div>
        <w:div w:id="1869247226">
          <w:marLeft w:val="0"/>
          <w:marRight w:val="0"/>
          <w:marTop w:val="0"/>
          <w:marBottom w:val="0"/>
          <w:divBdr>
            <w:top w:val="none" w:sz="0" w:space="0" w:color="auto"/>
            <w:left w:val="none" w:sz="0" w:space="0" w:color="auto"/>
            <w:bottom w:val="none" w:sz="0" w:space="0" w:color="auto"/>
            <w:right w:val="none" w:sz="0" w:space="0" w:color="auto"/>
          </w:divBdr>
        </w:div>
        <w:div w:id="2134442697">
          <w:marLeft w:val="0"/>
          <w:marRight w:val="0"/>
          <w:marTop w:val="0"/>
          <w:marBottom w:val="0"/>
          <w:divBdr>
            <w:top w:val="none" w:sz="0" w:space="0" w:color="auto"/>
            <w:left w:val="none" w:sz="0" w:space="0" w:color="auto"/>
            <w:bottom w:val="none" w:sz="0" w:space="0" w:color="auto"/>
            <w:right w:val="none" w:sz="0" w:space="0" w:color="auto"/>
          </w:divBdr>
        </w:div>
        <w:div w:id="1367173670">
          <w:marLeft w:val="0"/>
          <w:marRight w:val="0"/>
          <w:marTop w:val="0"/>
          <w:marBottom w:val="0"/>
          <w:divBdr>
            <w:top w:val="none" w:sz="0" w:space="0" w:color="auto"/>
            <w:left w:val="none" w:sz="0" w:space="0" w:color="auto"/>
            <w:bottom w:val="none" w:sz="0" w:space="0" w:color="auto"/>
            <w:right w:val="none" w:sz="0" w:space="0" w:color="auto"/>
          </w:divBdr>
        </w:div>
        <w:div w:id="1392996465">
          <w:marLeft w:val="0"/>
          <w:marRight w:val="0"/>
          <w:marTop w:val="0"/>
          <w:marBottom w:val="0"/>
          <w:divBdr>
            <w:top w:val="none" w:sz="0" w:space="0" w:color="auto"/>
            <w:left w:val="none" w:sz="0" w:space="0" w:color="auto"/>
            <w:bottom w:val="none" w:sz="0" w:space="0" w:color="auto"/>
            <w:right w:val="none" w:sz="0" w:space="0" w:color="auto"/>
          </w:divBdr>
        </w:div>
        <w:div w:id="1040400817">
          <w:marLeft w:val="0"/>
          <w:marRight w:val="0"/>
          <w:marTop w:val="0"/>
          <w:marBottom w:val="0"/>
          <w:divBdr>
            <w:top w:val="none" w:sz="0" w:space="0" w:color="auto"/>
            <w:left w:val="none" w:sz="0" w:space="0" w:color="auto"/>
            <w:bottom w:val="none" w:sz="0" w:space="0" w:color="auto"/>
            <w:right w:val="none" w:sz="0" w:space="0" w:color="auto"/>
          </w:divBdr>
        </w:div>
        <w:div w:id="1025326259">
          <w:marLeft w:val="0"/>
          <w:marRight w:val="0"/>
          <w:marTop w:val="0"/>
          <w:marBottom w:val="0"/>
          <w:divBdr>
            <w:top w:val="none" w:sz="0" w:space="0" w:color="auto"/>
            <w:left w:val="none" w:sz="0" w:space="0" w:color="auto"/>
            <w:bottom w:val="none" w:sz="0" w:space="0" w:color="auto"/>
            <w:right w:val="none" w:sz="0" w:space="0" w:color="auto"/>
          </w:divBdr>
        </w:div>
        <w:div w:id="931625508">
          <w:marLeft w:val="0"/>
          <w:marRight w:val="0"/>
          <w:marTop w:val="0"/>
          <w:marBottom w:val="0"/>
          <w:divBdr>
            <w:top w:val="none" w:sz="0" w:space="0" w:color="auto"/>
            <w:left w:val="none" w:sz="0" w:space="0" w:color="auto"/>
            <w:bottom w:val="none" w:sz="0" w:space="0" w:color="auto"/>
            <w:right w:val="none" w:sz="0" w:space="0" w:color="auto"/>
          </w:divBdr>
        </w:div>
        <w:div w:id="1516918067">
          <w:marLeft w:val="0"/>
          <w:marRight w:val="0"/>
          <w:marTop w:val="0"/>
          <w:marBottom w:val="0"/>
          <w:divBdr>
            <w:top w:val="none" w:sz="0" w:space="0" w:color="auto"/>
            <w:left w:val="none" w:sz="0" w:space="0" w:color="auto"/>
            <w:bottom w:val="none" w:sz="0" w:space="0" w:color="auto"/>
            <w:right w:val="none" w:sz="0" w:space="0" w:color="auto"/>
          </w:divBdr>
        </w:div>
        <w:div w:id="681007474">
          <w:marLeft w:val="0"/>
          <w:marRight w:val="0"/>
          <w:marTop w:val="0"/>
          <w:marBottom w:val="0"/>
          <w:divBdr>
            <w:top w:val="none" w:sz="0" w:space="0" w:color="auto"/>
            <w:left w:val="none" w:sz="0" w:space="0" w:color="auto"/>
            <w:bottom w:val="none" w:sz="0" w:space="0" w:color="auto"/>
            <w:right w:val="none" w:sz="0" w:space="0" w:color="auto"/>
          </w:divBdr>
        </w:div>
        <w:div w:id="254097348">
          <w:marLeft w:val="0"/>
          <w:marRight w:val="0"/>
          <w:marTop w:val="0"/>
          <w:marBottom w:val="0"/>
          <w:divBdr>
            <w:top w:val="none" w:sz="0" w:space="0" w:color="auto"/>
            <w:left w:val="none" w:sz="0" w:space="0" w:color="auto"/>
            <w:bottom w:val="none" w:sz="0" w:space="0" w:color="auto"/>
            <w:right w:val="none" w:sz="0" w:space="0" w:color="auto"/>
          </w:divBdr>
        </w:div>
        <w:div w:id="1715811040">
          <w:marLeft w:val="0"/>
          <w:marRight w:val="0"/>
          <w:marTop w:val="0"/>
          <w:marBottom w:val="0"/>
          <w:divBdr>
            <w:top w:val="none" w:sz="0" w:space="0" w:color="auto"/>
            <w:left w:val="none" w:sz="0" w:space="0" w:color="auto"/>
            <w:bottom w:val="none" w:sz="0" w:space="0" w:color="auto"/>
            <w:right w:val="none" w:sz="0" w:space="0" w:color="auto"/>
          </w:divBdr>
        </w:div>
        <w:div w:id="1689452772">
          <w:marLeft w:val="0"/>
          <w:marRight w:val="0"/>
          <w:marTop w:val="0"/>
          <w:marBottom w:val="0"/>
          <w:divBdr>
            <w:top w:val="none" w:sz="0" w:space="0" w:color="auto"/>
            <w:left w:val="none" w:sz="0" w:space="0" w:color="auto"/>
            <w:bottom w:val="none" w:sz="0" w:space="0" w:color="auto"/>
            <w:right w:val="none" w:sz="0" w:space="0" w:color="auto"/>
          </w:divBdr>
        </w:div>
        <w:div w:id="1091927369">
          <w:marLeft w:val="0"/>
          <w:marRight w:val="0"/>
          <w:marTop w:val="0"/>
          <w:marBottom w:val="0"/>
          <w:divBdr>
            <w:top w:val="none" w:sz="0" w:space="0" w:color="auto"/>
            <w:left w:val="none" w:sz="0" w:space="0" w:color="auto"/>
            <w:bottom w:val="none" w:sz="0" w:space="0" w:color="auto"/>
            <w:right w:val="none" w:sz="0" w:space="0" w:color="auto"/>
          </w:divBdr>
        </w:div>
        <w:div w:id="25838776">
          <w:marLeft w:val="0"/>
          <w:marRight w:val="0"/>
          <w:marTop w:val="0"/>
          <w:marBottom w:val="0"/>
          <w:divBdr>
            <w:top w:val="none" w:sz="0" w:space="0" w:color="auto"/>
            <w:left w:val="none" w:sz="0" w:space="0" w:color="auto"/>
            <w:bottom w:val="none" w:sz="0" w:space="0" w:color="auto"/>
            <w:right w:val="none" w:sz="0" w:space="0" w:color="auto"/>
          </w:divBdr>
        </w:div>
        <w:div w:id="1761364633">
          <w:marLeft w:val="0"/>
          <w:marRight w:val="0"/>
          <w:marTop w:val="0"/>
          <w:marBottom w:val="0"/>
          <w:divBdr>
            <w:top w:val="none" w:sz="0" w:space="0" w:color="auto"/>
            <w:left w:val="none" w:sz="0" w:space="0" w:color="auto"/>
            <w:bottom w:val="none" w:sz="0" w:space="0" w:color="auto"/>
            <w:right w:val="none" w:sz="0" w:space="0" w:color="auto"/>
          </w:divBdr>
        </w:div>
        <w:div w:id="1616138740">
          <w:marLeft w:val="0"/>
          <w:marRight w:val="0"/>
          <w:marTop w:val="0"/>
          <w:marBottom w:val="0"/>
          <w:divBdr>
            <w:top w:val="none" w:sz="0" w:space="0" w:color="auto"/>
            <w:left w:val="none" w:sz="0" w:space="0" w:color="auto"/>
            <w:bottom w:val="none" w:sz="0" w:space="0" w:color="auto"/>
            <w:right w:val="none" w:sz="0" w:space="0" w:color="auto"/>
          </w:divBdr>
        </w:div>
        <w:div w:id="666322173">
          <w:marLeft w:val="0"/>
          <w:marRight w:val="0"/>
          <w:marTop w:val="0"/>
          <w:marBottom w:val="0"/>
          <w:divBdr>
            <w:top w:val="none" w:sz="0" w:space="0" w:color="auto"/>
            <w:left w:val="none" w:sz="0" w:space="0" w:color="auto"/>
            <w:bottom w:val="none" w:sz="0" w:space="0" w:color="auto"/>
            <w:right w:val="none" w:sz="0" w:space="0" w:color="auto"/>
          </w:divBdr>
        </w:div>
        <w:div w:id="862010127">
          <w:marLeft w:val="0"/>
          <w:marRight w:val="0"/>
          <w:marTop w:val="0"/>
          <w:marBottom w:val="0"/>
          <w:divBdr>
            <w:top w:val="none" w:sz="0" w:space="0" w:color="auto"/>
            <w:left w:val="none" w:sz="0" w:space="0" w:color="auto"/>
            <w:bottom w:val="none" w:sz="0" w:space="0" w:color="auto"/>
            <w:right w:val="none" w:sz="0" w:space="0" w:color="auto"/>
          </w:divBdr>
        </w:div>
        <w:div w:id="1458790814">
          <w:marLeft w:val="0"/>
          <w:marRight w:val="0"/>
          <w:marTop w:val="0"/>
          <w:marBottom w:val="0"/>
          <w:divBdr>
            <w:top w:val="none" w:sz="0" w:space="0" w:color="auto"/>
            <w:left w:val="none" w:sz="0" w:space="0" w:color="auto"/>
            <w:bottom w:val="none" w:sz="0" w:space="0" w:color="auto"/>
            <w:right w:val="none" w:sz="0" w:space="0" w:color="auto"/>
          </w:divBdr>
        </w:div>
        <w:div w:id="347683852">
          <w:marLeft w:val="0"/>
          <w:marRight w:val="0"/>
          <w:marTop w:val="0"/>
          <w:marBottom w:val="0"/>
          <w:divBdr>
            <w:top w:val="none" w:sz="0" w:space="0" w:color="auto"/>
            <w:left w:val="none" w:sz="0" w:space="0" w:color="auto"/>
            <w:bottom w:val="none" w:sz="0" w:space="0" w:color="auto"/>
            <w:right w:val="none" w:sz="0" w:space="0" w:color="auto"/>
          </w:divBdr>
        </w:div>
        <w:div w:id="773087230">
          <w:marLeft w:val="0"/>
          <w:marRight w:val="0"/>
          <w:marTop w:val="0"/>
          <w:marBottom w:val="0"/>
          <w:divBdr>
            <w:top w:val="none" w:sz="0" w:space="0" w:color="auto"/>
            <w:left w:val="none" w:sz="0" w:space="0" w:color="auto"/>
            <w:bottom w:val="none" w:sz="0" w:space="0" w:color="auto"/>
            <w:right w:val="none" w:sz="0" w:space="0" w:color="auto"/>
          </w:divBdr>
        </w:div>
        <w:div w:id="868029532">
          <w:marLeft w:val="0"/>
          <w:marRight w:val="0"/>
          <w:marTop w:val="0"/>
          <w:marBottom w:val="0"/>
          <w:divBdr>
            <w:top w:val="none" w:sz="0" w:space="0" w:color="auto"/>
            <w:left w:val="none" w:sz="0" w:space="0" w:color="auto"/>
            <w:bottom w:val="none" w:sz="0" w:space="0" w:color="auto"/>
            <w:right w:val="none" w:sz="0" w:space="0" w:color="auto"/>
          </w:divBdr>
        </w:div>
        <w:div w:id="652880817">
          <w:marLeft w:val="0"/>
          <w:marRight w:val="0"/>
          <w:marTop w:val="0"/>
          <w:marBottom w:val="0"/>
          <w:divBdr>
            <w:top w:val="none" w:sz="0" w:space="0" w:color="auto"/>
            <w:left w:val="none" w:sz="0" w:space="0" w:color="auto"/>
            <w:bottom w:val="none" w:sz="0" w:space="0" w:color="auto"/>
            <w:right w:val="none" w:sz="0" w:space="0" w:color="auto"/>
          </w:divBdr>
        </w:div>
        <w:div w:id="952205087">
          <w:marLeft w:val="0"/>
          <w:marRight w:val="0"/>
          <w:marTop w:val="0"/>
          <w:marBottom w:val="0"/>
          <w:divBdr>
            <w:top w:val="none" w:sz="0" w:space="0" w:color="auto"/>
            <w:left w:val="none" w:sz="0" w:space="0" w:color="auto"/>
            <w:bottom w:val="none" w:sz="0" w:space="0" w:color="auto"/>
            <w:right w:val="none" w:sz="0" w:space="0" w:color="auto"/>
          </w:divBdr>
        </w:div>
        <w:div w:id="2139756131">
          <w:marLeft w:val="0"/>
          <w:marRight w:val="0"/>
          <w:marTop w:val="0"/>
          <w:marBottom w:val="0"/>
          <w:divBdr>
            <w:top w:val="none" w:sz="0" w:space="0" w:color="auto"/>
            <w:left w:val="none" w:sz="0" w:space="0" w:color="auto"/>
            <w:bottom w:val="none" w:sz="0" w:space="0" w:color="auto"/>
            <w:right w:val="none" w:sz="0" w:space="0" w:color="auto"/>
          </w:divBdr>
        </w:div>
        <w:div w:id="1812408917">
          <w:marLeft w:val="0"/>
          <w:marRight w:val="0"/>
          <w:marTop w:val="0"/>
          <w:marBottom w:val="0"/>
          <w:divBdr>
            <w:top w:val="none" w:sz="0" w:space="0" w:color="auto"/>
            <w:left w:val="none" w:sz="0" w:space="0" w:color="auto"/>
            <w:bottom w:val="none" w:sz="0" w:space="0" w:color="auto"/>
            <w:right w:val="none" w:sz="0" w:space="0" w:color="auto"/>
          </w:divBdr>
        </w:div>
        <w:div w:id="477957856">
          <w:marLeft w:val="0"/>
          <w:marRight w:val="0"/>
          <w:marTop w:val="0"/>
          <w:marBottom w:val="0"/>
          <w:divBdr>
            <w:top w:val="none" w:sz="0" w:space="0" w:color="auto"/>
            <w:left w:val="none" w:sz="0" w:space="0" w:color="auto"/>
            <w:bottom w:val="none" w:sz="0" w:space="0" w:color="auto"/>
            <w:right w:val="none" w:sz="0" w:space="0" w:color="auto"/>
          </w:divBdr>
        </w:div>
        <w:div w:id="810290918">
          <w:marLeft w:val="0"/>
          <w:marRight w:val="0"/>
          <w:marTop w:val="0"/>
          <w:marBottom w:val="0"/>
          <w:divBdr>
            <w:top w:val="none" w:sz="0" w:space="0" w:color="auto"/>
            <w:left w:val="none" w:sz="0" w:space="0" w:color="auto"/>
            <w:bottom w:val="none" w:sz="0" w:space="0" w:color="auto"/>
            <w:right w:val="none" w:sz="0" w:space="0" w:color="auto"/>
          </w:divBdr>
        </w:div>
        <w:div w:id="202909692">
          <w:marLeft w:val="0"/>
          <w:marRight w:val="0"/>
          <w:marTop w:val="0"/>
          <w:marBottom w:val="0"/>
          <w:divBdr>
            <w:top w:val="none" w:sz="0" w:space="0" w:color="auto"/>
            <w:left w:val="none" w:sz="0" w:space="0" w:color="auto"/>
            <w:bottom w:val="none" w:sz="0" w:space="0" w:color="auto"/>
            <w:right w:val="none" w:sz="0" w:space="0" w:color="auto"/>
          </w:divBdr>
        </w:div>
        <w:div w:id="201745479">
          <w:marLeft w:val="0"/>
          <w:marRight w:val="0"/>
          <w:marTop w:val="0"/>
          <w:marBottom w:val="0"/>
          <w:divBdr>
            <w:top w:val="none" w:sz="0" w:space="0" w:color="auto"/>
            <w:left w:val="none" w:sz="0" w:space="0" w:color="auto"/>
            <w:bottom w:val="none" w:sz="0" w:space="0" w:color="auto"/>
            <w:right w:val="none" w:sz="0" w:space="0" w:color="auto"/>
          </w:divBdr>
        </w:div>
        <w:div w:id="768351334">
          <w:marLeft w:val="0"/>
          <w:marRight w:val="0"/>
          <w:marTop w:val="0"/>
          <w:marBottom w:val="0"/>
          <w:divBdr>
            <w:top w:val="none" w:sz="0" w:space="0" w:color="auto"/>
            <w:left w:val="none" w:sz="0" w:space="0" w:color="auto"/>
            <w:bottom w:val="none" w:sz="0" w:space="0" w:color="auto"/>
            <w:right w:val="none" w:sz="0" w:space="0" w:color="auto"/>
          </w:divBdr>
        </w:div>
        <w:div w:id="1931545515">
          <w:marLeft w:val="0"/>
          <w:marRight w:val="0"/>
          <w:marTop w:val="0"/>
          <w:marBottom w:val="0"/>
          <w:divBdr>
            <w:top w:val="none" w:sz="0" w:space="0" w:color="auto"/>
            <w:left w:val="none" w:sz="0" w:space="0" w:color="auto"/>
            <w:bottom w:val="none" w:sz="0" w:space="0" w:color="auto"/>
            <w:right w:val="none" w:sz="0" w:space="0" w:color="auto"/>
          </w:divBdr>
        </w:div>
        <w:div w:id="521238027">
          <w:marLeft w:val="0"/>
          <w:marRight w:val="0"/>
          <w:marTop w:val="0"/>
          <w:marBottom w:val="0"/>
          <w:divBdr>
            <w:top w:val="none" w:sz="0" w:space="0" w:color="auto"/>
            <w:left w:val="none" w:sz="0" w:space="0" w:color="auto"/>
            <w:bottom w:val="none" w:sz="0" w:space="0" w:color="auto"/>
            <w:right w:val="none" w:sz="0" w:space="0" w:color="auto"/>
          </w:divBdr>
        </w:div>
        <w:div w:id="689918304">
          <w:marLeft w:val="0"/>
          <w:marRight w:val="0"/>
          <w:marTop w:val="0"/>
          <w:marBottom w:val="0"/>
          <w:divBdr>
            <w:top w:val="none" w:sz="0" w:space="0" w:color="auto"/>
            <w:left w:val="none" w:sz="0" w:space="0" w:color="auto"/>
            <w:bottom w:val="none" w:sz="0" w:space="0" w:color="auto"/>
            <w:right w:val="none" w:sz="0" w:space="0" w:color="auto"/>
          </w:divBdr>
        </w:div>
        <w:div w:id="2140605739">
          <w:marLeft w:val="0"/>
          <w:marRight w:val="0"/>
          <w:marTop w:val="0"/>
          <w:marBottom w:val="0"/>
          <w:divBdr>
            <w:top w:val="none" w:sz="0" w:space="0" w:color="auto"/>
            <w:left w:val="none" w:sz="0" w:space="0" w:color="auto"/>
            <w:bottom w:val="none" w:sz="0" w:space="0" w:color="auto"/>
            <w:right w:val="none" w:sz="0" w:space="0" w:color="auto"/>
          </w:divBdr>
        </w:div>
        <w:div w:id="777144554">
          <w:marLeft w:val="0"/>
          <w:marRight w:val="0"/>
          <w:marTop w:val="0"/>
          <w:marBottom w:val="0"/>
          <w:divBdr>
            <w:top w:val="none" w:sz="0" w:space="0" w:color="auto"/>
            <w:left w:val="none" w:sz="0" w:space="0" w:color="auto"/>
            <w:bottom w:val="none" w:sz="0" w:space="0" w:color="auto"/>
            <w:right w:val="none" w:sz="0" w:space="0" w:color="auto"/>
          </w:divBdr>
        </w:div>
        <w:div w:id="1757704180">
          <w:marLeft w:val="0"/>
          <w:marRight w:val="0"/>
          <w:marTop w:val="0"/>
          <w:marBottom w:val="0"/>
          <w:divBdr>
            <w:top w:val="none" w:sz="0" w:space="0" w:color="auto"/>
            <w:left w:val="none" w:sz="0" w:space="0" w:color="auto"/>
            <w:bottom w:val="none" w:sz="0" w:space="0" w:color="auto"/>
            <w:right w:val="none" w:sz="0" w:space="0" w:color="auto"/>
          </w:divBdr>
        </w:div>
        <w:div w:id="496464412">
          <w:marLeft w:val="0"/>
          <w:marRight w:val="0"/>
          <w:marTop w:val="0"/>
          <w:marBottom w:val="0"/>
          <w:divBdr>
            <w:top w:val="none" w:sz="0" w:space="0" w:color="auto"/>
            <w:left w:val="none" w:sz="0" w:space="0" w:color="auto"/>
            <w:bottom w:val="none" w:sz="0" w:space="0" w:color="auto"/>
            <w:right w:val="none" w:sz="0" w:space="0" w:color="auto"/>
          </w:divBdr>
        </w:div>
        <w:div w:id="1220239432">
          <w:marLeft w:val="0"/>
          <w:marRight w:val="0"/>
          <w:marTop w:val="0"/>
          <w:marBottom w:val="0"/>
          <w:divBdr>
            <w:top w:val="none" w:sz="0" w:space="0" w:color="auto"/>
            <w:left w:val="none" w:sz="0" w:space="0" w:color="auto"/>
            <w:bottom w:val="none" w:sz="0" w:space="0" w:color="auto"/>
            <w:right w:val="none" w:sz="0" w:space="0" w:color="auto"/>
          </w:divBdr>
        </w:div>
        <w:div w:id="1340810218">
          <w:marLeft w:val="0"/>
          <w:marRight w:val="0"/>
          <w:marTop w:val="0"/>
          <w:marBottom w:val="0"/>
          <w:divBdr>
            <w:top w:val="none" w:sz="0" w:space="0" w:color="auto"/>
            <w:left w:val="none" w:sz="0" w:space="0" w:color="auto"/>
            <w:bottom w:val="none" w:sz="0" w:space="0" w:color="auto"/>
            <w:right w:val="none" w:sz="0" w:space="0" w:color="auto"/>
          </w:divBdr>
        </w:div>
        <w:div w:id="1460342093">
          <w:marLeft w:val="0"/>
          <w:marRight w:val="0"/>
          <w:marTop w:val="0"/>
          <w:marBottom w:val="0"/>
          <w:divBdr>
            <w:top w:val="none" w:sz="0" w:space="0" w:color="auto"/>
            <w:left w:val="none" w:sz="0" w:space="0" w:color="auto"/>
            <w:bottom w:val="none" w:sz="0" w:space="0" w:color="auto"/>
            <w:right w:val="none" w:sz="0" w:space="0" w:color="auto"/>
          </w:divBdr>
        </w:div>
        <w:div w:id="1212814355">
          <w:marLeft w:val="0"/>
          <w:marRight w:val="0"/>
          <w:marTop w:val="0"/>
          <w:marBottom w:val="0"/>
          <w:divBdr>
            <w:top w:val="none" w:sz="0" w:space="0" w:color="auto"/>
            <w:left w:val="none" w:sz="0" w:space="0" w:color="auto"/>
            <w:bottom w:val="none" w:sz="0" w:space="0" w:color="auto"/>
            <w:right w:val="none" w:sz="0" w:space="0" w:color="auto"/>
          </w:divBdr>
        </w:div>
        <w:div w:id="977371026">
          <w:marLeft w:val="0"/>
          <w:marRight w:val="0"/>
          <w:marTop w:val="0"/>
          <w:marBottom w:val="0"/>
          <w:divBdr>
            <w:top w:val="none" w:sz="0" w:space="0" w:color="auto"/>
            <w:left w:val="none" w:sz="0" w:space="0" w:color="auto"/>
            <w:bottom w:val="none" w:sz="0" w:space="0" w:color="auto"/>
            <w:right w:val="none" w:sz="0" w:space="0" w:color="auto"/>
          </w:divBdr>
        </w:div>
        <w:div w:id="802191766">
          <w:marLeft w:val="0"/>
          <w:marRight w:val="0"/>
          <w:marTop w:val="0"/>
          <w:marBottom w:val="0"/>
          <w:divBdr>
            <w:top w:val="none" w:sz="0" w:space="0" w:color="auto"/>
            <w:left w:val="none" w:sz="0" w:space="0" w:color="auto"/>
            <w:bottom w:val="none" w:sz="0" w:space="0" w:color="auto"/>
            <w:right w:val="none" w:sz="0" w:space="0" w:color="auto"/>
          </w:divBdr>
        </w:div>
        <w:div w:id="378942005">
          <w:marLeft w:val="0"/>
          <w:marRight w:val="0"/>
          <w:marTop w:val="0"/>
          <w:marBottom w:val="0"/>
          <w:divBdr>
            <w:top w:val="none" w:sz="0" w:space="0" w:color="auto"/>
            <w:left w:val="none" w:sz="0" w:space="0" w:color="auto"/>
            <w:bottom w:val="none" w:sz="0" w:space="0" w:color="auto"/>
            <w:right w:val="none" w:sz="0" w:space="0" w:color="auto"/>
          </w:divBdr>
        </w:div>
        <w:div w:id="663510088">
          <w:marLeft w:val="0"/>
          <w:marRight w:val="0"/>
          <w:marTop w:val="0"/>
          <w:marBottom w:val="0"/>
          <w:divBdr>
            <w:top w:val="none" w:sz="0" w:space="0" w:color="auto"/>
            <w:left w:val="none" w:sz="0" w:space="0" w:color="auto"/>
            <w:bottom w:val="none" w:sz="0" w:space="0" w:color="auto"/>
            <w:right w:val="none" w:sz="0" w:space="0" w:color="auto"/>
          </w:divBdr>
        </w:div>
        <w:div w:id="1566183772">
          <w:marLeft w:val="0"/>
          <w:marRight w:val="0"/>
          <w:marTop w:val="0"/>
          <w:marBottom w:val="0"/>
          <w:divBdr>
            <w:top w:val="none" w:sz="0" w:space="0" w:color="auto"/>
            <w:left w:val="none" w:sz="0" w:space="0" w:color="auto"/>
            <w:bottom w:val="none" w:sz="0" w:space="0" w:color="auto"/>
            <w:right w:val="none" w:sz="0" w:space="0" w:color="auto"/>
          </w:divBdr>
        </w:div>
        <w:div w:id="1913731105">
          <w:marLeft w:val="0"/>
          <w:marRight w:val="0"/>
          <w:marTop w:val="0"/>
          <w:marBottom w:val="0"/>
          <w:divBdr>
            <w:top w:val="none" w:sz="0" w:space="0" w:color="auto"/>
            <w:left w:val="none" w:sz="0" w:space="0" w:color="auto"/>
            <w:bottom w:val="none" w:sz="0" w:space="0" w:color="auto"/>
            <w:right w:val="none" w:sz="0" w:space="0" w:color="auto"/>
          </w:divBdr>
        </w:div>
        <w:div w:id="1366905476">
          <w:marLeft w:val="0"/>
          <w:marRight w:val="0"/>
          <w:marTop w:val="0"/>
          <w:marBottom w:val="0"/>
          <w:divBdr>
            <w:top w:val="none" w:sz="0" w:space="0" w:color="auto"/>
            <w:left w:val="none" w:sz="0" w:space="0" w:color="auto"/>
            <w:bottom w:val="none" w:sz="0" w:space="0" w:color="auto"/>
            <w:right w:val="none" w:sz="0" w:space="0" w:color="auto"/>
          </w:divBdr>
        </w:div>
        <w:div w:id="1109545587">
          <w:marLeft w:val="0"/>
          <w:marRight w:val="0"/>
          <w:marTop w:val="0"/>
          <w:marBottom w:val="0"/>
          <w:divBdr>
            <w:top w:val="none" w:sz="0" w:space="0" w:color="auto"/>
            <w:left w:val="none" w:sz="0" w:space="0" w:color="auto"/>
            <w:bottom w:val="none" w:sz="0" w:space="0" w:color="auto"/>
            <w:right w:val="none" w:sz="0" w:space="0" w:color="auto"/>
          </w:divBdr>
        </w:div>
        <w:div w:id="574824288">
          <w:marLeft w:val="0"/>
          <w:marRight w:val="0"/>
          <w:marTop w:val="0"/>
          <w:marBottom w:val="0"/>
          <w:divBdr>
            <w:top w:val="none" w:sz="0" w:space="0" w:color="auto"/>
            <w:left w:val="none" w:sz="0" w:space="0" w:color="auto"/>
            <w:bottom w:val="none" w:sz="0" w:space="0" w:color="auto"/>
            <w:right w:val="none" w:sz="0" w:space="0" w:color="auto"/>
          </w:divBdr>
        </w:div>
        <w:div w:id="756941676">
          <w:marLeft w:val="0"/>
          <w:marRight w:val="0"/>
          <w:marTop w:val="0"/>
          <w:marBottom w:val="0"/>
          <w:divBdr>
            <w:top w:val="none" w:sz="0" w:space="0" w:color="auto"/>
            <w:left w:val="none" w:sz="0" w:space="0" w:color="auto"/>
            <w:bottom w:val="none" w:sz="0" w:space="0" w:color="auto"/>
            <w:right w:val="none" w:sz="0" w:space="0" w:color="auto"/>
          </w:divBdr>
        </w:div>
        <w:div w:id="1563908015">
          <w:marLeft w:val="0"/>
          <w:marRight w:val="0"/>
          <w:marTop w:val="0"/>
          <w:marBottom w:val="0"/>
          <w:divBdr>
            <w:top w:val="none" w:sz="0" w:space="0" w:color="auto"/>
            <w:left w:val="none" w:sz="0" w:space="0" w:color="auto"/>
            <w:bottom w:val="none" w:sz="0" w:space="0" w:color="auto"/>
            <w:right w:val="none" w:sz="0" w:space="0" w:color="auto"/>
          </w:divBdr>
        </w:div>
        <w:div w:id="1831629928">
          <w:marLeft w:val="0"/>
          <w:marRight w:val="0"/>
          <w:marTop w:val="0"/>
          <w:marBottom w:val="0"/>
          <w:divBdr>
            <w:top w:val="none" w:sz="0" w:space="0" w:color="auto"/>
            <w:left w:val="none" w:sz="0" w:space="0" w:color="auto"/>
            <w:bottom w:val="none" w:sz="0" w:space="0" w:color="auto"/>
            <w:right w:val="none" w:sz="0" w:space="0" w:color="auto"/>
          </w:divBdr>
        </w:div>
        <w:div w:id="1887528494">
          <w:marLeft w:val="0"/>
          <w:marRight w:val="0"/>
          <w:marTop w:val="0"/>
          <w:marBottom w:val="0"/>
          <w:divBdr>
            <w:top w:val="none" w:sz="0" w:space="0" w:color="auto"/>
            <w:left w:val="none" w:sz="0" w:space="0" w:color="auto"/>
            <w:bottom w:val="none" w:sz="0" w:space="0" w:color="auto"/>
            <w:right w:val="none" w:sz="0" w:space="0" w:color="auto"/>
          </w:divBdr>
        </w:div>
        <w:div w:id="231545897">
          <w:marLeft w:val="0"/>
          <w:marRight w:val="0"/>
          <w:marTop w:val="0"/>
          <w:marBottom w:val="0"/>
          <w:divBdr>
            <w:top w:val="none" w:sz="0" w:space="0" w:color="auto"/>
            <w:left w:val="none" w:sz="0" w:space="0" w:color="auto"/>
            <w:bottom w:val="none" w:sz="0" w:space="0" w:color="auto"/>
            <w:right w:val="none" w:sz="0" w:space="0" w:color="auto"/>
          </w:divBdr>
        </w:div>
        <w:div w:id="1907106101">
          <w:marLeft w:val="0"/>
          <w:marRight w:val="0"/>
          <w:marTop w:val="0"/>
          <w:marBottom w:val="0"/>
          <w:divBdr>
            <w:top w:val="none" w:sz="0" w:space="0" w:color="auto"/>
            <w:left w:val="none" w:sz="0" w:space="0" w:color="auto"/>
            <w:bottom w:val="none" w:sz="0" w:space="0" w:color="auto"/>
            <w:right w:val="none" w:sz="0" w:space="0" w:color="auto"/>
          </w:divBdr>
        </w:div>
        <w:div w:id="1836335494">
          <w:marLeft w:val="0"/>
          <w:marRight w:val="0"/>
          <w:marTop w:val="0"/>
          <w:marBottom w:val="0"/>
          <w:divBdr>
            <w:top w:val="none" w:sz="0" w:space="0" w:color="auto"/>
            <w:left w:val="none" w:sz="0" w:space="0" w:color="auto"/>
            <w:bottom w:val="none" w:sz="0" w:space="0" w:color="auto"/>
            <w:right w:val="none" w:sz="0" w:space="0" w:color="auto"/>
          </w:divBdr>
        </w:div>
        <w:div w:id="1293706034">
          <w:marLeft w:val="0"/>
          <w:marRight w:val="0"/>
          <w:marTop w:val="0"/>
          <w:marBottom w:val="0"/>
          <w:divBdr>
            <w:top w:val="none" w:sz="0" w:space="0" w:color="auto"/>
            <w:left w:val="none" w:sz="0" w:space="0" w:color="auto"/>
            <w:bottom w:val="none" w:sz="0" w:space="0" w:color="auto"/>
            <w:right w:val="none" w:sz="0" w:space="0" w:color="auto"/>
          </w:divBdr>
        </w:div>
        <w:div w:id="521625156">
          <w:marLeft w:val="0"/>
          <w:marRight w:val="0"/>
          <w:marTop w:val="0"/>
          <w:marBottom w:val="0"/>
          <w:divBdr>
            <w:top w:val="none" w:sz="0" w:space="0" w:color="auto"/>
            <w:left w:val="none" w:sz="0" w:space="0" w:color="auto"/>
            <w:bottom w:val="none" w:sz="0" w:space="0" w:color="auto"/>
            <w:right w:val="none" w:sz="0" w:space="0" w:color="auto"/>
          </w:divBdr>
        </w:div>
        <w:div w:id="178739274">
          <w:marLeft w:val="0"/>
          <w:marRight w:val="0"/>
          <w:marTop w:val="0"/>
          <w:marBottom w:val="0"/>
          <w:divBdr>
            <w:top w:val="none" w:sz="0" w:space="0" w:color="auto"/>
            <w:left w:val="none" w:sz="0" w:space="0" w:color="auto"/>
            <w:bottom w:val="none" w:sz="0" w:space="0" w:color="auto"/>
            <w:right w:val="none" w:sz="0" w:space="0" w:color="auto"/>
          </w:divBdr>
        </w:div>
        <w:div w:id="827864886">
          <w:marLeft w:val="0"/>
          <w:marRight w:val="0"/>
          <w:marTop w:val="0"/>
          <w:marBottom w:val="0"/>
          <w:divBdr>
            <w:top w:val="none" w:sz="0" w:space="0" w:color="auto"/>
            <w:left w:val="none" w:sz="0" w:space="0" w:color="auto"/>
            <w:bottom w:val="none" w:sz="0" w:space="0" w:color="auto"/>
            <w:right w:val="none" w:sz="0" w:space="0" w:color="auto"/>
          </w:divBdr>
        </w:div>
        <w:div w:id="603028771">
          <w:marLeft w:val="0"/>
          <w:marRight w:val="0"/>
          <w:marTop w:val="0"/>
          <w:marBottom w:val="0"/>
          <w:divBdr>
            <w:top w:val="none" w:sz="0" w:space="0" w:color="auto"/>
            <w:left w:val="none" w:sz="0" w:space="0" w:color="auto"/>
            <w:bottom w:val="none" w:sz="0" w:space="0" w:color="auto"/>
            <w:right w:val="none" w:sz="0" w:space="0" w:color="auto"/>
          </w:divBdr>
        </w:div>
        <w:div w:id="1269579217">
          <w:marLeft w:val="0"/>
          <w:marRight w:val="0"/>
          <w:marTop w:val="0"/>
          <w:marBottom w:val="0"/>
          <w:divBdr>
            <w:top w:val="none" w:sz="0" w:space="0" w:color="auto"/>
            <w:left w:val="none" w:sz="0" w:space="0" w:color="auto"/>
            <w:bottom w:val="none" w:sz="0" w:space="0" w:color="auto"/>
            <w:right w:val="none" w:sz="0" w:space="0" w:color="auto"/>
          </w:divBdr>
        </w:div>
        <w:div w:id="546572407">
          <w:marLeft w:val="0"/>
          <w:marRight w:val="0"/>
          <w:marTop w:val="0"/>
          <w:marBottom w:val="0"/>
          <w:divBdr>
            <w:top w:val="none" w:sz="0" w:space="0" w:color="auto"/>
            <w:left w:val="none" w:sz="0" w:space="0" w:color="auto"/>
            <w:bottom w:val="none" w:sz="0" w:space="0" w:color="auto"/>
            <w:right w:val="none" w:sz="0" w:space="0" w:color="auto"/>
          </w:divBdr>
        </w:div>
        <w:div w:id="974480442">
          <w:marLeft w:val="0"/>
          <w:marRight w:val="0"/>
          <w:marTop w:val="0"/>
          <w:marBottom w:val="0"/>
          <w:divBdr>
            <w:top w:val="none" w:sz="0" w:space="0" w:color="auto"/>
            <w:left w:val="none" w:sz="0" w:space="0" w:color="auto"/>
            <w:bottom w:val="none" w:sz="0" w:space="0" w:color="auto"/>
            <w:right w:val="none" w:sz="0" w:space="0" w:color="auto"/>
          </w:divBdr>
        </w:div>
        <w:div w:id="936712553">
          <w:marLeft w:val="0"/>
          <w:marRight w:val="0"/>
          <w:marTop w:val="0"/>
          <w:marBottom w:val="0"/>
          <w:divBdr>
            <w:top w:val="none" w:sz="0" w:space="0" w:color="auto"/>
            <w:left w:val="none" w:sz="0" w:space="0" w:color="auto"/>
            <w:bottom w:val="none" w:sz="0" w:space="0" w:color="auto"/>
            <w:right w:val="none" w:sz="0" w:space="0" w:color="auto"/>
          </w:divBdr>
        </w:div>
        <w:div w:id="1568956735">
          <w:marLeft w:val="0"/>
          <w:marRight w:val="0"/>
          <w:marTop w:val="0"/>
          <w:marBottom w:val="0"/>
          <w:divBdr>
            <w:top w:val="none" w:sz="0" w:space="0" w:color="auto"/>
            <w:left w:val="none" w:sz="0" w:space="0" w:color="auto"/>
            <w:bottom w:val="none" w:sz="0" w:space="0" w:color="auto"/>
            <w:right w:val="none" w:sz="0" w:space="0" w:color="auto"/>
          </w:divBdr>
        </w:div>
        <w:div w:id="1309164369">
          <w:marLeft w:val="0"/>
          <w:marRight w:val="0"/>
          <w:marTop w:val="0"/>
          <w:marBottom w:val="0"/>
          <w:divBdr>
            <w:top w:val="none" w:sz="0" w:space="0" w:color="auto"/>
            <w:left w:val="none" w:sz="0" w:space="0" w:color="auto"/>
            <w:bottom w:val="none" w:sz="0" w:space="0" w:color="auto"/>
            <w:right w:val="none" w:sz="0" w:space="0" w:color="auto"/>
          </w:divBdr>
        </w:div>
        <w:div w:id="282469466">
          <w:marLeft w:val="0"/>
          <w:marRight w:val="0"/>
          <w:marTop w:val="0"/>
          <w:marBottom w:val="0"/>
          <w:divBdr>
            <w:top w:val="none" w:sz="0" w:space="0" w:color="auto"/>
            <w:left w:val="none" w:sz="0" w:space="0" w:color="auto"/>
            <w:bottom w:val="none" w:sz="0" w:space="0" w:color="auto"/>
            <w:right w:val="none" w:sz="0" w:space="0" w:color="auto"/>
          </w:divBdr>
        </w:div>
        <w:div w:id="373891947">
          <w:marLeft w:val="0"/>
          <w:marRight w:val="0"/>
          <w:marTop w:val="0"/>
          <w:marBottom w:val="0"/>
          <w:divBdr>
            <w:top w:val="none" w:sz="0" w:space="0" w:color="auto"/>
            <w:left w:val="none" w:sz="0" w:space="0" w:color="auto"/>
            <w:bottom w:val="none" w:sz="0" w:space="0" w:color="auto"/>
            <w:right w:val="none" w:sz="0" w:space="0" w:color="auto"/>
          </w:divBdr>
        </w:div>
        <w:div w:id="1488857794">
          <w:marLeft w:val="0"/>
          <w:marRight w:val="0"/>
          <w:marTop w:val="0"/>
          <w:marBottom w:val="0"/>
          <w:divBdr>
            <w:top w:val="none" w:sz="0" w:space="0" w:color="auto"/>
            <w:left w:val="none" w:sz="0" w:space="0" w:color="auto"/>
            <w:bottom w:val="none" w:sz="0" w:space="0" w:color="auto"/>
            <w:right w:val="none" w:sz="0" w:space="0" w:color="auto"/>
          </w:divBdr>
        </w:div>
        <w:div w:id="1847094345">
          <w:marLeft w:val="0"/>
          <w:marRight w:val="0"/>
          <w:marTop w:val="0"/>
          <w:marBottom w:val="0"/>
          <w:divBdr>
            <w:top w:val="none" w:sz="0" w:space="0" w:color="auto"/>
            <w:left w:val="none" w:sz="0" w:space="0" w:color="auto"/>
            <w:bottom w:val="none" w:sz="0" w:space="0" w:color="auto"/>
            <w:right w:val="none" w:sz="0" w:space="0" w:color="auto"/>
          </w:divBdr>
        </w:div>
        <w:div w:id="1480997680">
          <w:marLeft w:val="0"/>
          <w:marRight w:val="0"/>
          <w:marTop w:val="0"/>
          <w:marBottom w:val="0"/>
          <w:divBdr>
            <w:top w:val="none" w:sz="0" w:space="0" w:color="auto"/>
            <w:left w:val="none" w:sz="0" w:space="0" w:color="auto"/>
            <w:bottom w:val="none" w:sz="0" w:space="0" w:color="auto"/>
            <w:right w:val="none" w:sz="0" w:space="0" w:color="auto"/>
          </w:divBdr>
        </w:div>
        <w:div w:id="1214079460">
          <w:marLeft w:val="0"/>
          <w:marRight w:val="0"/>
          <w:marTop w:val="0"/>
          <w:marBottom w:val="0"/>
          <w:divBdr>
            <w:top w:val="none" w:sz="0" w:space="0" w:color="auto"/>
            <w:left w:val="none" w:sz="0" w:space="0" w:color="auto"/>
            <w:bottom w:val="none" w:sz="0" w:space="0" w:color="auto"/>
            <w:right w:val="none" w:sz="0" w:space="0" w:color="auto"/>
          </w:divBdr>
        </w:div>
        <w:div w:id="524707049">
          <w:marLeft w:val="0"/>
          <w:marRight w:val="0"/>
          <w:marTop w:val="0"/>
          <w:marBottom w:val="0"/>
          <w:divBdr>
            <w:top w:val="none" w:sz="0" w:space="0" w:color="auto"/>
            <w:left w:val="none" w:sz="0" w:space="0" w:color="auto"/>
            <w:bottom w:val="none" w:sz="0" w:space="0" w:color="auto"/>
            <w:right w:val="none" w:sz="0" w:space="0" w:color="auto"/>
          </w:divBdr>
        </w:div>
        <w:div w:id="1378434973">
          <w:marLeft w:val="0"/>
          <w:marRight w:val="0"/>
          <w:marTop w:val="0"/>
          <w:marBottom w:val="0"/>
          <w:divBdr>
            <w:top w:val="none" w:sz="0" w:space="0" w:color="auto"/>
            <w:left w:val="none" w:sz="0" w:space="0" w:color="auto"/>
            <w:bottom w:val="none" w:sz="0" w:space="0" w:color="auto"/>
            <w:right w:val="none" w:sz="0" w:space="0" w:color="auto"/>
          </w:divBdr>
        </w:div>
        <w:div w:id="257950259">
          <w:marLeft w:val="0"/>
          <w:marRight w:val="0"/>
          <w:marTop w:val="0"/>
          <w:marBottom w:val="0"/>
          <w:divBdr>
            <w:top w:val="none" w:sz="0" w:space="0" w:color="auto"/>
            <w:left w:val="none" w:sz="0" w:space="0" w:color="auto"/>
            <w:bottom w:val="none" w:sz="0" w:space="0" w:color="auto"/>
            <w:right w:val="none" w:sz="0" w:space="0" w:color="auto"/>
          </w:divBdr>
        </w:div>
        <w:div w:id="2000427894">
          <w:marLeft w:val="0"/>
          <w:marRight w:val="0"/>
          <w:marTop w:val="0"/>
          <w:marBottom w:val="0"/>
          <w:divBdr>
            <w:top w:val="none" w:sz="0" w:space="0" w:color="auto"/>
            <w:left w:val="none" w:sz="0" w:space="0" w:color="auto"/>
            <w:bottom w:val="none" w:sz="0" w:space="0" w:color="auto"/>
            <w:right w:val="none" w:sz="0" w:space="0" w:color="auto"/>
          </w:divBdr>
        </w:div>
        <w:div w:id="490801998">
          <w:marLeft w:val="0"/>
          <w:marRight w:val="0"/>
          <w:marTop w:val="0"/>
          <w:marBottom w:val="0"/>
          <w:divBdr>
            <w:top w:val="none" w:sz="0" w:space="0" w:color="auto"/>
            <w:left w:val="none" w:sz="0" w:space="0" w:color="auto"/>
            <w:bottom w:val="none" w:sz="0" w:space="0" w:color="auto"/>
            <w:right w:val="none" w:sz="0" w:space="0" w:color="auto"/>
          </w:divBdr>
        </w:div>
        <w:div w:id="851990571">
          <w:marLeft w:val="0"/>
          <w:marRight w:val="0"/>
          <w:marTop w:val="0"/>
          <w:marBottom w:val="0"/>
          <w:divBdr>
            <w:top w:val="none" w:sz="0" w:space="0" w:color="auto"/>
            <w:left w:val="none" w:sz="0" w:space="0" w:color="auto"/>
            <w:bottom w:val="none" w:sz="0" w:space="0" w:color="auto"/>
            <w:right w:val="none" w:sz="0" w:space="0" w:color="auto"/>
          </w:divBdr>
        </w:div>
        <w:div w:id="2137024325">
          <w:marLeft w:val="0"/>
          <w:marRight w:val="0"/>
          <w:marTop w:val="0"/>
          <w:marBottom w:val="0"/>
          <w:divBdr>
            <w:top w:val="none" w:sz="0" w:space="0" w:color="auto"/>
            <w:left w:val="none" w:sz="0" w:space="0" w:color="auto"/>
            <w:bottom w:val="none" w:sz="0" w:space="0" w:color="auto"/>
            <w:right w:val="none" w:sz="0" w:space="0" w:color="auto"/>
          </w:divBdr>
        </w:div>
        <w:div w:id="1496343135">
          <w:marLeft w:val="0"/>
          <w:marRight w:val="0"/>
          <w:marTop w:val="0"/>
          <w:marBottom w:val="0"/>
          <w:divBdr>
            <w:top w:val="none" w:sz="0" w:space="0" w:color="auto"/>
            <w:left w:val="none" w:sz="0" w:space="0" w:color="auto"/>
            <w:bottom w:val="none" w:sz="0" w:space="0" w:color="auto"/>
            <w:right w:val="none" w:sz="0" w:space="0" w:color="auto"/>
          </w:divBdr>
        </w:div>
        <w:div w:id="108479801">
          <w:marLeft w:val="0"/>
          <w:marRight w:val="0"/>
          <w:marTop w:val="0"/>
          <w:marBottom w:val="0"/>
          <w:divBdr>
            <w:top w:val="none" w:sz="0" w:space="0" w:color="auto"/>
            <w:left w:val="none" w:sz="0" w:space="0" w:color="auto"/>
            <w:bottom w:val="none" w:sz="0" w:space="0" w:color="auto"/>
            <w:right w:val="none" w:sz="0" w:space="0" w:color="auto"/>
          </w:divBdr>
        </w:div>
        <w:div w:id="1118069348">
          <w:marLeft w:val="0"/>
          <w:marRight w:val="0"/>
          <w:marTop w:val="0"/>
          <w:marBottom w:val="0"/>
          <w:divBdr>
            <w:top w:val="none" w:sz="0" w:space="0" w:color="auto"/>
            <w:left w:val="none" w:sz="0" w:space="0" w:color="auto"/>
            <w:bottom w:val="none" w:sz="0" w:space="0" w:color="auto"/>
            <w:right w:val="none" w:sz="0" w:space="0" w:color="auto"/>
          </w:divBdr>
        </w:div>
        <w:div w:id="1173568881">
          <w:marLeft w:val="0"/>
          <w:marRight w:val="0"/>
          <w:marTop w:val="0"/>
          <w:marBottom w:val="0"/>
          <w:divBdr>
            <w:top w:val="none" w:sz="0" w:space="0" w:color="auto"/>
            <w:left w:val="none" w:sz="0" w:space="0" w:color="auto"/>
            <w:bottom w:val="none" w:sz="0" w:space="0" w:color="auto"/>
            <w:right w:val="none" w:sz="0" w:space="0" w:color="auto"/>
          </w:divBdr>
        </w:div>
        <w:div w:id="543174343">
          <w:marLeft w:val="0"/>
          <w:marRight w:val="0"/>
          <w:marTop w:val="0"/>
          <w:marBottom w:val="0"/>
          <w:divBdr>
            <w:top w:val="none" w:sz="0" w:space="0" w:color="auto"/>
            <w:left w:val="none" w:sz="0" w:space="0" w:color="auto"/>
            <w:bottom w:val="none" w:sz="0" w:space="0" w:color="auto"/>
            <w:right w:val="none" w:sz="0" w:space="0" w:color="auto"/>
          </w:divBdr>
        </w:div>
        <w:div w:id="448941261">
          <w:marLeft w:val="0"/>
          <w:marRight w:val="0"/>
          <w:marTop w:val="0"/>
          <w:marBottom w:val="0"/>
          <w:divBdr>
            <w:top w:val="none" w:sz="0" w:space="0" w:color="auto"/>
            <w:left w:val="none" w:sz="0" w:space="0" w:color="auto"/>
            <w:bottom w:val="none" w:sz="0" w:space="0" w:color="auto"/>
            <w:right w:val="none" w:sz="0" w:space="0" w:color="auto"/>
          </w:divBdr>
        </w:div>
        <w:div w:id="86310987">
          <w:marLeft w:val="0"/>
          <w:marRight w:val="0"/>
          <w:marTop w:val="0"/>
          <w:marBottom w:val="0"/>
          <w:divBdr>
            <w:top w:val="none" w:sz="0" w:space="0" w:color="auto"/>
            <w:left w:val="none" w:sz="0" w:space="0" w:color="auto"/>
            <w:bottom w:val="none" w:sz="0" w:space="0" w:color="auto"/>
            <w:right w:val="none" w:sz="0" w:space="0" w:color="auto"/>
          </w:divBdr>
        </w:div>
        <w:div w:id="1373767450">
          <w:marLeft w:val="0"/>
          <w:marRight w:val="0"/>
          <w:marTop w:val="0"/>
          <w:marBottom w:val="0"/>
          <w:divBdr>
            <w:top w:val="none" w:sz="0" w:space="0" w:color="auto"/>
            <w:left w:val="none" w:sz="0" w:space="0" w:color="auto"/>
            <w:bottom w:val="none" w:sz="0" w:space="0" w:color="auto"/>
            <w:right w:val="none" w:sz="0" w:space="0" w:color="auto"/>
          </w:divBdr>
        </w:div>
        <w:div w:id="170218834">
          <w:marLeft w:val="0"/>
          <w:marRight w:val="0"/>
          <w:marTop w:val="0"/>
          <w:marBottom w:val="0"/>
          <w:divBdr>
            <w:top w:val="none" w:sz="0" w:space="0" w:color="auto"/>
            <w:left w:val="none" w:sz="0" w:space="0" w:color="auto"/>
            <w:bottom w:val="none" w:sz="0" w:space="0" w:color="auto"/>
            <w:right w:val="none" w:sz="0" w:space="0" w:color="auto"/>
          </w:divBdr>
        </w:div>
        <w:div w:id="998000334">
          <w:marLeft w:val="0"/>
          <w:marRight w:val="0"/>
          <w:marTop w:val="0"/>
          <w:marBottom w:val="0"/>
          <w:divBdr>
            <w:top w:val="none" w:sz="0" w:space="0" w:color="auto"/>
            <w:left w:val="none" w:sz="0" w:space="0" w:color="auto"/>
            <w:bottom w:val="none" w:sz="0" w:space="0" w:color="auto"/>
            <w:right w:val="none" w:sz="0" w:space="0" w:color="auto"/>
          </w:divBdr>
        </w:div>
        <w:div w:id="1543400306">
          <w:marLeft w:val="0"/>
          <w:marRight w:val="0"/>
          <w:marTop w:val="0"/>
          <w:marBottom w:val="0"/>
          <w:divBdr>
            <w:top w:val="none" w:sz="0" w:space="0" w:color="auto"/>
            <w:left w:val="none" w:sz="0" w:space="0" w:color="auto"/>
            <w:bottom w:val="none" w:sz="0" w:space="0" w:color="auto"/>
            <w:right w:val="none" w:sz="0" w:space="0" w:color="auto"/>
          </w:divBdr>
        </w:div>
        <w:div w:id="297151174">
          <w:marLeft w:val="0"/>
          <w:marRight w:val="0"/>
          <w:marTop w:val="0"/>
          <w:marBottom w:val="0"/>
          <w:divBdr>
            <w:top w:val="none" w:sz="0" w:space="0" w:color="auto"/>
            <w:left w:val="none" w:sz="0" w:space="0" w:color="auto"/>
            <w:bottom w:val="none" w:sz="0" w:space="0" w:color="auto"/>
            <w:right w:val="none" w:sz="0" w:space="0" w:color="auto"/>
          </w:divBdr>
        </w:div>
        <w:div w:id="2059275765">
          <w:marLeft w:val="0"/>
          <w:marRight w:val="0"/>
          <w:marTop w:val="0"/>
          <w:marBottom w:val="0"/>
          <w:divBdr>
            <w:top w:val="none" w:sz="0" w:space="0" w:color="auto"/>
            <w:left w:val="none" w:sz="0" w:space="0" w:color="auto"/>
            <w:bottom w:val="none" w:sz="0" w:space="0" w:color="auto"/>
            <w:right w:val="none" w:sz="0" w:space="0" w:color="auto"/>
          </w:divBdr>
        </w:div>
        <w:div w:id="151022414">
          <w:marLeft w:val="0"/>
          <w:marRight w:val="0"/>
          <w:marTop w:val="0"/>
          <w:marBottom w:val="0"/>
          <w:divBdr>
            <w:top w:val="none" w:sz="0" w:space="0" w:color="auto"/>
            <w:left w:val="none" w:sz="0" w:space="0" w:color="auto"/>
            <w:bottom w:val="none" w:sz="0" w:space="0" w:color="auto"/>
            <w:right w:val="none" w:sz="0" w:space="0" w:color="auto"/>
          </w:divBdr>
        </w:div>
        <w:div w:id="1020013486">
          <w:marLeft w:val="0"/>
          <w:marRight w:val="0"/>
          <w:marTop w:val="0"/>
          <w:marBottom w:val="0"/>
          <w:divBdr>
            <w:top w:val="none" w:sz="0" w:space="0" w:color="auto"/>
            <w:left w:val="none" w:sz="0" w:space="0" w:color="auto"/>
            <w:bottom w:val="none" w:sz="0" w:space="0" w:color="auto"/>
            <w:right w:val="none" w:sz="0" w:space="0" w:color="auto"/>
          </w:divBdr>
        </w:div>
        <w:div w:id="1279680270">
          <w:marLeft w:val="0"/>
          <w:marRight w:val="0"/>
          <w:marTop w:val="0"/>
          <w:marBottom w:val="0"/>
          <w:divBdr>
            <w:top w:val="none" w:sz="0" w:space="0" w:color="auto"/>
            <w:left w:val="none" w:sz="0" w:space="0" w:color="auto"/>
            <w:bottom w:val="none" w:sz="0" w:space="0" w:color="auto"/>
            <w:right w:val="none" w:sz="0" w:space="0" w:color="auto"/>
          </w:divBdr>
        </w:div>
        <w:div w:id="763649894">
          <w:marLeft w:val="0"/>
          <w:marRight w:val="0"/>
          <w:marTop w:val="0"/>
          <w:marBottom w:val="0"/>
          <w:divBdr>
            <w:top w:val="none" w:sz="0" w:space="0" w:color="auto"/>
            <w:left w:val="none" w:sz="0" w:space="0" w:color="auto"/>
            <w:bottom w:val="none" w:sz="0" w:space="0" w:color="auto"/>
            <w:right w:val="none" w:sz="0" w:space="0" w:color="auto"/>
          </w:divBdr>
        </w:div>
        <w:div w:id="1904752020">
          <w:marLeft w:val="0"/>
          <w:marRight w:val="0"/>
          <w:marTop w:val="0"/>
          <w:marBottom w:val="0"/>
          <w:divBdr>
            <w:top w:val="none" w:sz="0" w:space="0" w:color="auto"/>
            <w:left w:val="none" w:sz="0" w:space="0" w:color="auto"/>
            <w:bottom w:val="none" w:sz="0" w:space="0" w:color="auto"/>
            <w:right w:val="none" w:sz="0" w:space="0" w:color="auto"/>
          </w:divBdr>
        </w:div>
        <w:div w:id="49697095">
          <w:marLeft w:val="0"/>
          <w:marRight w:val="0"/>
          <w:marTop w:val="0"/>
          <w:marBottom w:val="0"/>
          <w:divBdr>
            <w:top w:val="none" w:sz="0" w:space="0" w:color="auto"/>
            <w:left w:val="none" w:sz="0" w:space="0" w:color="auto"/>
            <w:bottom w:val="none" w:sz="0" w:space="0" w:color="auto"/>
            <w:right w:val="none" w:sz="0" w:space="0" w:color="auto"/>
          </w:divBdr>
        </w:div>
        <w:div w:id="636643462">
          <w:marLeft w:val="0"/>
          <w:marRight w:val="0"/>
          <w:marTop w:val="0"/>
          <w:marBottom w:val="0"/>
          <w:divBdr>
            <w:top w:val="none" w:sz="0" w:space="0" w:color="auto"/>
            <w:left w:val="none" w:sz="0" w:space="0" w:color="auto"/>
            <w:bottom w:val="none" w:sz="0" w:space="0" w:color="auto"/>
            <w:right w:val="none" w:sz="0" w:space="0" w:color="auto"/>
          </w:divBdr>
        </w:div>
        <w:div w:id="2073503881">
          <w:marLeft w:val="0"/>
          <w:marRight w:val="0"/>
          <w:marTop w:val="0"/>
          <w:marBottom w:val="0"/>
          <w:divBdr>
            <w:top w:val="none" w:sz="0" w:space="0" w:color="auto"/>
            <w:left w:val="none" w:sz="0" w:space="0" w:color="auto"/>
            <w:bottom w:val="none" w:sz="0" w:space="0" w:color="auto"/>
            <w:right w:val="none" w:sz="0" w:space="0" w:color="auto"/>
          </w:divBdr>
        </w:div>
        <w:div w:id="513611476">
          <w:marLeft w:val="0"/>
          <w:marRight w:val="0"/>
          <w:marTop w:val="0"/>
          <w:marBottom w:val="0"/>
          <w:divBdr>
            <w:top w:val="none" w:sz="0" w:space="0" w:color="auto"/>
            <w:left w:val="none" w:sz="0" w:space="0" w:color="auto"/>
            <w:bottom w:val="none" w:sz="0" w:space="0" w:color="auto"/>
            <w:right w:val="none" w:sz="0" w:space="0" w:color="auto"/>
          </w:divBdr>
        </w:div>
        <w:div w:id="1214539754">
          <w:marLeft w:val="0"/>
          <w:marRight w:val="0"/>
          <w:marTop w:val="0"/>
          <w:marBottom w:val="0"/>
          <w:divBdr>
            <w:top w:val="none" w:sz="0" w:space="0" w:color="auto"/>
            <w:left w:val="none" w:sz="0" w:space="0" w:color="auto"/>
            <w:bottom w:val="none" w:sz="0" w:space="0" w:color="auto"/>
            <w:right w:val="none" w:sz="0" w:space="0" w:color="auto"/>
          </w:divBdr>
        </w:div>
        <w:div w:id="282076322">
          <w:marLeft w:val="0"/>
          <w:marRight w:val="0"/>
          <w:marTop w:val="0"/>
          <w:marBottom w:val="0"/>
          <w:divBdr>
            <w:top w:val="none" w:sz="0" w:space="0" w:color="auto"/>
            <w:left w:val="none" w:sz="0" w:space="0" w:color="auto"/>
            <w:bottom w:val="none" w:sz="0" w:space="0" w:color="auto"/>
            <w:right w:val="none" w:sz="0" w:space="0" w:color="auto"/>
          </w:divBdr>
        </w:div>
        <w:div w:id="2041472323">
          <w:marLeft w:val="0"/>
          <w:marRight w:val="0"/>
          <w:marTop w:val="0"/>
          <w:marBottom w:val="0"/>
          <w:divBdr>
            <w:top w:val="none" w:sz="0" w:space="0" w:color="auto"/>
            <w:left w:val="none" w:sz="0" w:space="0" w:color="auto"/>
            <w:bottom w:val="none" w:sz="0" w:space="0" w:color="auto"/>
            <w:right w:val="none" w:sz="0" w:space="0" w:color="auto"/>
          </w:divBdr>
        </w:div>
        <w:div w:id="1839274154">
          <w:marLeft w:val="0"/>
          <w:marRight w:val="0"/>
          <w:marTop w:val="0"/>
          <w:marBottom w:val="0"/>
          <w:divBdr>
            <w:top w:val="none" w:sz="0" w:space="0" w:color="auto"/>
            <w:left w:val="none" w:sz="0" w:space="0" w:color="auto"/>
            <w:bottom w:val="none" w:sz="0" w:space="0" w:color="auto"/>
            <w:right w:val="none" w:sz="0" w:space="0" w:color="auto"/>
          </w:divBdr>
        </w:div>
        <w:div w:id="1354070276">
          <w:marLeft w:val="0"/>
          <w:marRight w:val="0"/>
          <w:marTop w:val="0"/>
          <w:marBottom w:val="0"/>
          <w:divBdr>
            <w:top w:val="none" w:sz="0" w:space="0" w:color="auto"/>
            <w:left w:val="none" w:sz="0" w:space="0" w:color="auto"/>
            <w:bottom w:val="none" w:sz="0" w:space="0" w:color="auto"/>
            <w:right w:val="none" w:sz="0" w:space="0" w:color="auto"/>
          </w:divBdr>
        </w:div>
        <w:div w:id="690182850">
          <w:marLeft w:val="0"/>
          <w:marRight w:val="0"/>
          <w:marTop w:val="0"/>
          <w:marBottom w:val="0"/>
          <w:divBdr>
            <w:top w:val="none" w:sz="0" w:space="0" w:color="auto"/>
            <w:left w:val="none" w:sz="0" w:space="0" w:color="auto"/>
            <w:bottom w:val="none" w:sz="0" w:space="0" w:color="auto"/>
            <w:right w:val="none" w:sz="0" w:space="0" w:color="auto"/>
          </w:divBdr>
        </w:div>
        <w:div w:id="1826126296">
          <w:marLeft w:val="0"/>
          <w:marRight w:val="0"/>
          <w:marTop w:val="0"/>
          <w:marBottom w:val="0"/>
          <w:divBdr>
            <w:top w:val="none" w:sz="0" w:space="0" w:color="auto"/>
            <w:left w:val="none" w:sz="0" w:space="0" w:color="auto"/>
            <w:bottom w:val="none" w:sz="0" w:space="0" w:color="auto"/>
            <w:right w:val="none" w:sz="0" w:space="0" w:color="auto"/>
          </w:divBdr>
        </w:div>
        <w:div w:id="25834626">
          <w:marLeft w:val="0"/>
          <w:marRight w:val="0"/>
          <w:marTop w:val="0"/>
          <w:marBottom w:val="0"/>
          <w:divBdr>
            <w:top w:val="none" w:sz="0" w:space="0" w:color="auto"/>
            <w:left w:val="none" w:sz="0" w:space="0" w:color="auto"/>
            <w:bottom w:val="none" w:sz="0" w:space="0" w:color="auto"/>
            <w:right w:val="none" w:sz="0" w:space="0" w:color="auto"/>
          </w:divBdr>
        </w:div>
        <w:div w:id="1792432211">
          <w:marLeft w:val="0"/>
          <w:marRight w:val="0"/>
          <w:marTop w:val="0"/>
          <w:marBottom w:val="0"/>
          <w:divBdr>
            <w:top w:val="none" w:sz="0" w:space="0" w:color="auto"/>
            <w:left w:val="none" w:sz="0" w:space="0" w:color="auto"/>
            <w:bottom w:val="none" w:sz="0" w:space="0" w:color="auto"/>
            <w:right w:val="none" w:sz="0" w:space="0" w:color="auto"/>
          </w:divBdr>
        </w:div>
        <w:div w:id="229924249">
          <w:marLeft w:val="0"/>
          <w:marRight w:val="0"/>
          <w:marTop w:val="0"/>
          <w:marBottom w:val="0"/>
          <w:divBdr>
            <w:top w:val="none" w:sz="0" w:space="0" w:color="auto"/>
            <w:left w:val="none" w:sz="0" w:space="0" w:color="auto"/>
            <w:bottom w:val="none" w:sz="0" w:space="0" w:color="auto"/>
            <w:right w:val="none" w:sz="0" w:space="0" w:color="auto"/>
          </w:divBdr>
        </w:div>
        <w:div w:id="1472864658">
          <w:marLeft w:val="0"/>
          <w:marRight w:val="0"/>
          <w:marTop w:val="0"/>
          <w:marBottom w:val="0"/>
          <w:divBdr>
            <w:top w:val="none" w:sz="0" w:space="0" w:color="auto"/>
            <w:left w:val="none" w:sz="0" w:space="0" w:color="auto"/>
            <w:bottom w:val="none" w:sz="0" w:space="0" w:color="auto"/>
            <w:right w:val="none" w:sz="0" w:space="0" w:color="auto"/>
          </w:divBdr>
        </w:div>
        <w:div w:id="31077520">
          <w:marLeft w:val="0"/>
          <w:marRight w:val="0"/>
          <w:marTop w:val="0"/>
          <w:marBottom w:val="0"/>
          <w:divBdr>
            <w:top w:val="none" w:sz="0" w:space="0" w:color="auto"/>
            <w:left w:val="none" w:sz="0" w:space="0" w:color="auto"/>
            <w:bottom w:val="none" w:sz="0" w:space="0" w:color="auto"/>
            <w:right w:val="none" w:sz="0" w:space="0" w:color="auto"/>
          </w:divBdr>
        </w:div>
        <w:div w:id="116533293">
          <w:marLeft w:val="0"/>
          <w:marRight w:val="0"/>
          <w:marTop w:val="0"/>
          <w:marBottom w:val="0"/>
          <w:divBdr>
            <w:top w:val="none" w:sz="0" w:space="0" w:color="auto"/>
            <w:left w:val="none" w:sz="0" w:space="0" w:color="auto"/>
            <w:bottom w:val="none" w:sz="0" w:space="0" w:color="auto"/>
            <w:right w:val="none" w:sz="0" w:space="0" w:color="auto"/>
          </w:divBdr>
        </w:div>
        <w:div w:id="1259220973">
          <w:marLeft w:val="0"/>
          <w:marRight w:val="0"/>
          <w:marTop w:val="0"/>
          <w:marBottom w:val="0"/>
          <w:divBdr>
            <w:top w:val="none" w:sz="0" w:space="0" w:color="auto"/>
            <w:left w:val="none" w:sz="0" w:space="0" w:color="auto"/>
            <w:bottom w:val="none" w:sz="0" w:space="0" w:color="auto"/>
            <w:right w:val="none" w:sz="0" w:space="0" w:color="auto"/>
          </w:divBdr>
        </w:div>
        <w:div w:id="484932894">
          <w:marLeft w:val="0"/>
          <w:marRight w:val="0"/>
          <w:marTop w:val="0"/>
          <w:marBottom w:val="0"/>
          <w:divBdr>
            <w:top w:val="none" w:sz="0" w:space="0" w:color="auto"/>
            <w:left w:val="none" w:sz="0" w:space="0" w:color="auto"/>
            <w:bottom w:val="none" w:sz="0" w:space="0" w:color="auto"/>
            <w:right w:val="none" w:sz="0" w:space="0" w:color="auto"/>
          </w:divBdr>
        </w:div>
        <w:div w:id="589970533">
          <w:marLeft w:val="0"/>
          <w:marRight w:val="0"/>
          <w:marTop w:val="0"/>
          <w:marBottom w:val="0"/>
          <w:divBdr>
            <w:top w:val="none" w:sz="0" w:space="0" w:color="auto"/>
            <w:left w:val="none" w:sz="0" w:space="0" w:color="auto"/>
            <w:bottom w:val="none" w:sz="0" w:space="0" w:color="auto"/>
            <w:right w:val="none" w:sz="0" w:space="0" w:color="auto"/>
          </w:divBdr>
        </w:div>
        <w:div w:id="360253633">
          <w:marLeft w:val="0"/>
          <w:marRight w:val="0"/>
          <w:marTop w:val="0"/>
          <w:marBottom w:val="0"/>
          <w:divBdr>
            <w:top w:val="none" w:sz="0" w:space="0" w:color="auto"/>
            <w:left w:val="none" w:sz="0" w:space="0" w:color="auto"/>
            <w:bottom w:val="none" w:sz="0" w:space="0" w:color="auto"/>
            <w:right w:val="none" w:sz="0" w:space="0" w:color="auto"/>
          </w:divBdr>
        </w:div>
        <w:div w:id="1640257980">
          <w:marLeft w:val="0"/>
          <w:marRight w:val="0"/>
          <w:marTop w:val="0"/>
          <w:marBottom w:val="0"/>
          <w:divBdr>
            <w:top w:val="none" w:sz="0" w:space="0" w:color="auto"/>
            <w:left w:val="none" w:sz="0" w:space="0" w:color="auto"/>
            <w:bottom w:val="none" w:sz="0" w:space="0" w:color="auto"/>
            <w:right w:val="none" w:sz="0" w:space="0" w:color="auto"/>
          </w:divBdr>
        </w:div>
        <w:div w:id="540215543">
          <w:marLeft w:val="0"/>
          <w:marRight w:val="0"/>
          <w:marTop w:val="0"/>
          <w:marBottom w:val="0"/>
          <w:divBdr>
            <w:top w:val="none" w:sz="0" w:space="0" w:color="auto"/>
            <w:left w:val="none" w:sz="0" w:space="0" w:color="auto"/>
            <w:bottom w:val="none" w:sz="0" w:space="0" w:color="auto"/>
            <w:right w:val="none" w:sz="0" w:space="0" w:color="auto"/>
          </w:divBdr>
        </w:div>
        <w:div w:id="1968077701">
          <w:marLeft w:val="0"/>
          <w:marRight w:val="0"/>
          <w:marTop w:val="0"/>
          <w:marBottom w:val="0"/>
          <w:divBdr>
            <w:top w:val="none" w:sz="0" w:space="0" w:color="auto"/>
            <w:left w:val="none" w:sz="0" w:space="0" w:color="auto"/>
            <w:bottom w:val="none" w:sz="0" w:space="0" w:color="auto"/>
            <w:right w:val="none" w:sz="0" w:space="0" w:color="auto"/>
          </w:divBdr>
        </w:div>
        <w:div w:id="926578989">
          <w:marLeft w:val="0"/>
          <w:marRight w:val="0"/>
          <w:marTop w:val="0"/>
          <w:marBottom w:val="0"/>
          <w:divBdr>
            <w:top w:val="none" w:sz="0" w:space="0" w:color="auto"/>
            <w:left w:val="none" w:sz="0" w:space="0" w:color="auto"/>
            <w:bottom w:val="none" w:sz="0" w:space="0" w:color="auto"/>
            <w:right w:val="none" w:sz="0" w:space="0" w:color="auto"/>
          </w:divBdr>
        </w:div>
        <w:div w:id="1541630967">
          <w:marLeft w:val="0"/>
          <w:marRight w:val="0"/>
          <w:marTop w:val="0"/>
          <w:marBottom w:val="0"/>
          <w:divBdr>
            <w:top w:val="none" w:sz="0" w:space="0" w:color="auto"/>
            <w:left w:val="none" w:sz="0" w:space="0" w:color="auto"/>
            <w:bottom w:val="none" w:sz="0" w:space="0" w:color="auto"/>
            <w:right w:val="none" w:sz="0" w:space="0" w:color="auto"/>
          </w:divBdr>
        </w:div>
        <w:div w:id="34819112">
          <w:marLeft w:val="0"/>
          <w:marRight w:val="0"/>
          <w:marTop w:val="0"/>
          <w:marBottom w:val="0"/>
          <w:divBdr>
            <w:top w:val="none" w:sz="0" w:space="0" w:color="auto"/>
            <w:left w:val="none" w:sz="0" w:space="0" w:color="auto"/>
            <w:bottom w:val="none" w:sz="0" w:space="0" w:color="auto"/>
            <w:right w:val="none" w:sz="0" w:space="0" w:color="auto"/>
          </w:divBdr>
        </w:div>
        <w:div w:id="905840416">
          <w:marLeft w:val="0"/>
          <w:marRight w:val="0"/>
          <w:marTop w:val="0"/>
          <w:marBottom w:val="0"/>
          <w:divBdr>
            <w:top w:val="none" w:sz="0" w:space="0" w:color="auto"/>
            <w:left w:val="none" w:sz="0" w:space="0" w:color="auto"/>
            <w:bottom w:val="none" w:sz="0" w:space="0" w:color="auto"/>
            <w:right w:val="none" w:sz="0" w:space="0" w:color="auto"/>
          </w:divBdr>
        </w:div>
        <w:div w:id="1516117010">
          <w:marLeft w:val="0"/>
          <w:marRight w:val="0"/>
          <w:marTop w:val="0"/>
          <w:marBottom w:val="0"/>
          <w:divBdr>
            <w:top w:val="none" w:sz="0" w:space="0" w:color="auto"/>
            <w:left w:val="none" w:sz="0" w:space="0" w:color="auto"/>
            <w:bottom w:val="none" w:sz="0" w:space="0" w:color="auto"/>
            <w:right w:val="none" w:sz="0" w:space="0" w:color="auto"/>
          </w:divBdr>
        </w:div>
        <w:div w:id="2083792358">
          <w:marLeft w:val="0"/>
          <w:marRight w:val="0"/>
          <w:marTop w:val="0"/>
          <w:marBottom w:val="0"/>
          <w:divBdr>
            <w:top w:val="none" w:sz="0" w:space="0" w:color="auto"/>
            <w:left w:val="none" w:sz="0" w:space="0" w:color="auto"/>
            <w:bottom w:val="none" w:sz="0" w:space="0" w:color="auto"/>
            <w:right w:val="none" w:sz="0" w:space="0" w:color="auto"/>
          </w:divBdr>
        </w:div>
        <w:div w:id="1779568579">
          <w:marLeft w:val="0"/>
          <w:marRight w:val="0"/>
          <w:marTop w:val="0"/>
          <w:marBottom w:val="0"/>
          <w:divBdr>
            <w:top w:val="none" w:sz="0" w:space="0" w:color="auto"/>
            <w:left w:val="none" w:sz="0" w:space="0" w:color="auto"/>
            <w:bottom w:val="none" w:sz="0" w:space="0" w:color="auto"/>
            <w:right w:val="none" w:sz="0" w:space="0" w:color="auto"/>
          </w:divBdr>
        </w:div>
        <w:div w:id="1226065211">
          <w:marLeft w:val="0"/>
          <w:marRight w:val="0"/>
          <w:marTop w:val="0"/>
          <w:marBottom w:val="0"/>
          <w:divBdr>
            <w:top w:val="none" w:sz="0" w:space="0" w:color="auto"/>
            <w:left w:val="none" w:sz="0" w:space="0" w:color="auto"/>
            <w:bottom w:val="none" w:sz="0" w:space="0" w:color="auto"/>
            <w:right w:val="none" w:sz="0" w:space="0" w:color="auto"/>
          </w:divBdr>
        </w:div>
        <w:div w:id="1948273323">
          <w:marLeft w:val="0"/>
          <w:marRight w:val="0"/>
          <w:marTop w:val="0"/>
          <w:marBottom w:val="0"/>
          <w:divBdr>
            <w:top w:val="none" w:sz="0" w:space="0" w:color="auto"/>
            <w:left w:val="none" w:sz="0" w:space="0" w:color="auto"/>
            <w:bottom w:val="none" w:sz="0" w:space="0" w:color="auto"/>
            <w:right w:val="none" w:sz="0" w:space="0" w:color="auto"/>
          </w:divBdr>
        </w:div>
        <w:div w:id="712995816">
          <w:marLeft w:val="0"/>
          <w:marRight w:val="0"/>
          <w:marTop w:val="0"/>
          <w:marBottom w:val="0"/>
          <w:divBdr>
            <w:top w:val="none" w:sz="0" w:space="0" w:color="auto"/>
            <w:left w:val="none" w:sz="0" w:space="0" w:color="auto"/>
            <w:bottom w:val="none" w:sz="0" w:space="0" w:color="auto"/>
            <w:right w:val="none" w:sz="0" w:space="0" w:color="auto"/>
          </w:divBdr>
        </w:div>
        <w:div w:id="694966145">
          <w:marLeft w:val="0"/>
          <w:marRight w:val="0"/>
          <w:marTop w:val="0"/>
          <w:marBottom w:val="0"/>
          <w:divBdr>
            <w:top w:val="none" w:sz="0" w:space="0" w:color="auto"/>
            <w:left w:val="none" w:sz="0" w:space="0" w:color="auto"/>
            <w:bottom w:val="none" w:sz="0" w:space="0" w:color="auto"/>
            <w:right w:val="none" w:sz="0" w:space="0" w:color="auto"/>
          </w:divBdr>
        </w:div>
        <w:div w:id="48849220">
          <w:marLeft w:val="0"/>
          <w:marRight w:val="0"/>
          <w:marTop w:val="0"/>
          <w:marBottom w:val="0"/>
          <w:divBdr>
            <w:top w:val="none" w:sz="0" w:space="0" w:color="auto"/>
            <w:left w:val="none" w:sz="0" w:space="0" w:color="auto"/>
            <w:bottom w:val="none" w:sz="0" w:space="0" w:color="auto"/>
            <w:right w:val="none" w:sz="0" w:space="0" w:color="auto"/>
          </w:divBdr>
        </w:div>
        <w:div w:id="173811347">
          <w:marLeft w:val="0"/>
          <w:marRight w:val="0"/>
          <w:marTop w:val="0"/>
          <w:marBottom w:val="0"/>
          <w:divBdr>
            <w:top w:val="none" w:sz="0" w:space="0" w:color="auto"/>
            <w:left w:val="none" w:sz="0" w:space="0" w:color="auto"/>
            <w:bottom w:val="none" w:sz="0" w:space="0" w:color="auto"/>
            <w:right w:val="none" w:sz="0" w:space="0" w:color="auto"/>
          </w:divBdr>
        </w:div>
        <w:div w:id="1886212342">
          <w:marLeft w:val="0"/>
          <w:marRight w:val="0"/>
          <w:marTop w:val="0"/>
          <w:marBottom w:val="0"/>
          <w:divBdr>
            <w:top w:val="none" w:sz="0" w:space="0" w:color="auto"/>
            <w:left w:val="none" w:sz="0" w:space="0" w:color="auto"/>
            <w:bottom w:val="none" w:sz="0" w:space="0" w:color="auto"/>
            <w:right w:val="none" w:sz="0" w:space="0" w:color="auto"/>
          </w:divBdr>
        </w:div>
        <w:div w:id="476646394">
          <w:marLeft w:val="0"/>
          <w:marRight w:val="0"/>
          <w:marTop w:val="0"/>
          <w:marBottom w:val="0"/>
          <w:divBdr>
            <w:top w:val="none" w:sz="0" w:space="0" w:color="auto"/>
            <w:left w:val="none" w:sz="0" w:space="0" w:color="auto"/>
            <w:bottom w:val="none" w:sz="0" w:space="0" w:color="auto"/>
            <w:right w:val="none" w:sz="0" w:space="0" w:color="auto"/>
          </w:divBdr>
        </w:div>
        <w:div w:id="330525456">
          <w:marLeft w:val="0"/>
          <w:marRight w:val="0"/>
          <w:marTop w:val="0"/>
          <w:marBottom w:val="0"/>
          <w:divBdr>
            <w:top w:val="none" w:sz="0" w:space="0" w:color="auto"/>
            <w:left w:val="none" w:sz="0" w:space="0" w:color="auto"/>
            <w:bottom w:val="none" w:sz="0" w:space="0" w:color="auto"/>
            <w:right w:val="none" w:sz="0" w:space="0" w:color="auto"/>
          </w:divBdr>
        </w:div>
        <w:div w:id="1771195694">
          <w:marLeft w:val="0"/>
          <w:marRight w:val="0"/>
          <w:marTop w:val="0"/>
          <w:marBottom w:val="0"/>
          <w:divBdr>
            <w:top w:val="none" w:sz="0" w:space="0" w:color="auto"/>
            <w:left w:val="none" w:sz="0" w:space="0" w:color="auto"/>
            <w:bottom w:val="none" w:sz="0" w:space="0" w:color="auto"/>
            <w:right w:val="none" w:sz="0" w:space="0" w:color="auto"/>
          </w:divBdr>
        </w:div>
        <w:div w:id="220335728">
          <w:marLeft w:val="0"/>
          <w:marRight w:val="0"/>
          <w:marTop w:val="0"/>
          <w:marBottom w:val="0"/>
          <w:divBdr>
            <w:top w:val="none" w:sz="0" w:space="0" w:color="auto"/>
            <w:left w:val="none" w:sz="0" w:space="0" w:color="auto"/>
            <w:bottom w:val="none" w:sz="0" w:space="0" w:color="auto"/>
            <w:right w:val="none" w:sz="0" w:space="0" w:color="auto"/>
          </w:divBdr>
        </w:div>
        <w:div w:id="1489663265">
          <w:marLeft w:val="0"/>
          <w:marRight w:val="0"/>
          <w:marTop w:val="0"/>
          <w:marBottom w:val="0"/>
          <w:divBdr>
            <w:top w:val="none" w:sz="0" w:space="0" w:color="auto"/>
            <w:left w:val="none" w:sz="0" w:space="0" w:color="auto"/>
            <w:bottom w:val="none" w:sz="0" w:space="0" w:color="auto"/>
            <w:right w:val="none" w:sz="0" w:space="0" w:color="auto"/>
          </w:divBdr>
        </w:div>
        <w:div w:id="214509964">
          <w:marLeft w:val="0"/>
          <w:marRight w:val="0"/>
          <w:marTop w:val="0"/>
          <w:marBottom w:val="0"/>
          <w:divBdr>
            <w:top w:val="none" w:sz="0" w:space="0" w:color="auto"/>
            <w:left w:val="none" w:sz="0" w:space="0" w:color="auto"/>
            <w:bottom w:val="none" w:sz="0" w:space="0" w:color="auto"/>
            <w:right w:val="none" w:sz="0" w:space="0" w:color="auto"/>
          </w:divBdr>
        </w:div>
        <w:div w:id="1680233383">
          <w:marLeft w:val="0"/>
          <w:marRight w:val="0"/>
          <w:marTop w:val="0"/>
          <w:marBottom w:val="0"/>
          <w:divBdr>
            <w:top w:val="none" w:sz="0" w:space="0" w:color="auto"/>
            <w:left w:val="none" w:sz="0" w:space="0" w:color="auto"/>
            <w:bottom w:val="none" w:sz="0" w:space="0" w:color="auto"/>
            <w:right w:val="none" w:sz="0" w:space="0" w:color="auto"/>
          </w:divBdr>
        </w:div>
        <w:div w:id="1108743067">
          <w:marLeft w:val="0"/>
          <w:marRight w:val="0"/>
          <w:marTop w:val="0"/>
          <w:marBottom w:val="0"/>
          <w:divBdr>
            <w:top w:val="none" w:sz="0" w:space="0" w:color="auto"/>
            <w:left w:val="none" w:sz="0" w:space="0" w:color="auto"/>
            <w:bottom w:val="none" w:sz="0" w:space="0" w:color="auto"/>
            <w:right w:val="none" w:sz="0" w:space="0" w:color="auto"/>
          </w:divBdr>
        </w:div>
        <w:div w:id="982395583">
          <w:marLeft w:val="0"/>
          <w:marRight w:val="0"/>
          <w:marTop w:val="0"/>
          <w:marBottom w:val="0"/>
          <w:divBdr>
            <w:top w:val="none" w:sz="0" w:space="0" w:color="auto"/>
            <w:left w:val="none" w:sz="0" w:space="0" w:color="auto"/>
            <w:bottom w:val="none" w:sz="0" w:space="0" w:color="auto"/>
            <w:right w:val="none" w:sz="0" w:space="0" w:color="auto"/>
          </w:divBdr>
        </w:div>
        <w:div w:id="77484013">
          <w:marLeft w:val="0"/>
          <w:marRight w:val="0"/>
          <w:marTop w:val="0"/>
          <w:marBottom w:val="0"/>
          <w:divBdr>
            <w:top w:val="none" w:sz="0" w:space="0" w:color="auto"/>
            <w:left w:val="none" w:sz="0" w:space="0" w:color="auto"/>
            <w:bottom w:val="none" w:sz="0" w:space="0" w:color="auto"/>
            <w:right w:val="none" w:sz="0" w:space="0" w:color="auto"/>
          </w:divBdr>
        </w:div>
        <w:div w:id="1299266841">
          <w:marLeft w:val="0"/>
          <w:marRight w:val="0"/>
          <w:marTop w:val="0"/>
          <w:marBottom w:val="0"/>
          <w:divBdr>
            <w:top w:val="none" w:sz="0" w:space="0" w:color="auto"/>
            <w:left w:val="none" w:sz="0" w:space="0" w:color="auto"/>
            <w:bottom w:val="none" w:sz="0" w:space="0" w:color="auto"/>
            <w:right w:val="none" w:sz="0" w:space="0" w:color="auto"/>
          </w:divBdr>
        </w:div>
        <w:div w:id="22286869">
          <w:marLeft w:val="0"/>
          <w:marRight w:val="0"/>
          <w:marTop w:val="0"/>
          <w:marBottom w:val="0"/>
          <w:divBdr>
            <w:top w:val="none" w:sz="0" w:space="0" w:color="auto"/>
            <w:left w:val="none" w:sz="0" w:space="0" w:color="auto"/>
            <w:bottom w:val="none" w:sz="0" w:space="0" w:color="auto"/>
            <w:right w:val="none" w:sz="0" w:space="0" w:color="auto"/>
          </w:divBdr>
        </w:div>
        <w:div w:id="1085297807">
          <w:marLeft w:val="0"/>
          <w:marRight w:val="0"/>
          <w:marTop w:val="0"/>
          <w:marBottom w:val="0"/>
          <w:divBdr>
            <w:top w:val="none" w:sz="0" w:space="0" w:color="auto"/>
            <w:left w:val="none" w:sz="0" w:space="0" w:color="auto"/>
            <w:bottom w:val="none" w:sz="0" w:space="0" w:color="auto"/>
            <w:right w:val="none" w:sz="0" w:space="0" w:color="auto"/>
          </w:divBdr>
        </w:div>
        <w:div w:id="365064619">
          <w:marLeft w:val="0"/>
          <w:marRight w:val="0"/>
          <w:marTop w:val="0"/>
          <w:marBottom w:val="0"/>
          <w:divBdr>
            <w:top w:val="none" w:sz="0" w:space="0" w:color="auto"/>
            <w:left w:val="none" w:sz="0" w:space="0" w:color="auto"/>
            <w:bottom w:val="none" w:sz="0" w:space="0" w:color="auto"/>
            <w:right w:val="none" w:sz="0" w:space="0" w:color="auto"/>
          </w:divBdr>
        </w:div>
        <w:div w:id="1355809665">
          <w:marLeft w:val="0"/>
          <w:marRight w:val="0"/>
          <w:marTop w:val="0"/>
          <w:marBottom w:val="0"/>
          <w:divBdr>
            <w:top w:val="none" w:sz="0" w:space="0" w:color="auto"/>
            <w:left w:val="none" w:sz="0" w:space="0" w:color="auto"/>
            <w:bottom w:val="none" w:sz="0" w:space="0" w:color="auto"/>
            <w:right w:val="none" w:sz="0" w:space="0" w:color="auto"/>
          </w:divBdr>
        </w:div>
        <w:div w:id="1824003618">
          <w:marLeft w:val="0"/>
          <w:marRight w:val="0"/>
          <w:marTop w:val="0"/>
          <w:marBottom w:val="0"/>
          <w:divBdr>
            <w:top w:val="none" w:sz="0" w:space="0" w:color="auto"/>
            <w:left w:val="none" w:sz="0" w:space="0" w:color="auto"/>
            <w:bottom w:val="none" w:sz="0" w:space="0" w:color="auto"/>
            <w:right w:val="none" w:sz="0" w:space="0" w:color="auto"/>
          </w:divBdr>
        </w:div>
        <w:div w:id="360470943">
          <w:marLeft w:val="0"/>
          <w:marRight w:val="0"/>
          <w:marTop w:val="0"/>
          <w:marBottom w:val="0"/>
          <w:divBdr>
            <w:top w:val="none" w:sz="0" w:space="0" w:color="auto"/>
            <w:left w:val="none" w:sz="0" w:space="0" w:color="auto"/>
            <w:bottom w:val="none" w:sz="0" w:space="0" w:color="auto"/>
            <w:right w:val="none" w:sz="0" w:space="0" w:color="auto"/>
          </w:divBdr>
        </w:div>
        <w:div w:id="1567456097">
          <w:marLeft w:val="0"/>
          <w:marRight w:val="0"/>
          <w:marTop w:val="0"/>
          <w:marBottom w:val="0"/>
          <w:divBdr>
            <w:top w:val="none" w:sz="0" w:space="0" w:color="auto"/>
            <w:left w:val="none" w:sz="0" w:space="0" w:color="auto"/>
            <w:bottom w:val="none" w:sz="0" w:space="0" w:color="auto"/>
            <w:right w:val="none" w:sz="0" w:space="0" w:color="auto"/>
          </w:divBdr>
        </w:div>
        <w:div w:id="1914923815">
          <w:marLeft w:val="0"/>
          <w:marRight w:val="0"/>
          <w:marTop w:val="0"/>
          <w:marBottom w:val="0"/>
          <w:divBdr>
            <w:top w:val="none" w:sz="0" w:space="0" w:color="auto"/>
            <w:left w:val="none" w:sz="0" w:space="0" w:color="auto"/>
            <w:bottom w:val="none" w:sz="0" w:space="0" w:color="auto"/>
            <w:right w:val="none" w:sz="0" w:space="0" w:color="auto"/>
          </w:divBdr>
        </w:div>
        <w:div w:id="1318922883">
          <w:marLeft w:val="0"/>
          <w:marRight w:val="0"/>
          <w:marTop w:val="0"/>
          <w:marBottom w:val="0"/>
          <w:divBdr>
            <w:top w:val="none" w:sz="0" w:space="0" w:color="auto"/>
            <w:left w:val="none" w:sz="0" w:space="0" w:color="auto"/>
            <w:bottom w:val="none" w:sz="0" w:space="0" w:color="auto"/>
            <w:right w:val="none" w:sz="0" w:space="0" w:color="auto"/>
          </w:divBdr>
        </w:div>
        <w:div w:id="1923946833">
          <w:marLeft w:val="0"/>
          <w:marRight w:val="0"/>
          <w:marTop w:val="0"/>
          <w:marBottom w:val="0"/>
          <w:divBdr>
            <w:top w:val="none" w:sz="0" w:space="0" w:color="auto"/>
            <w:left w:val="none" w:sz="0" w:space="0" w:color="auto"/>
            <w:bottom w:val="none" w:sz="0" w:space="0" w:color="auto"/>
            <w:right w:val="none" w:sz="0" w:space="0" w:color="auto"/>
          </w:divBdr>
        </w:div>
        <w:div w:id="1360622903">
          <w:marLeft w:val="0"/>
          <w:marRight w:val="0"/>
          <w:marTop w:val="0"/>
          <w:marBottom w:val="0"/>
          <w:divBdr>
            <w:top w:val="none" w:sz="0" w:space="0" w:color="auto"/>
            <w:left w:val="none" w:sz="0" w:space="0" w:color="auto"/>
            <w:bottom w:val="none" w:sz="0" w:space="0" w:color="auto"/>
            <w:right w:val="none" w:sz="0" w:space="0" w:color="auto"/>
          </w:divBdr>
        </w:div>
        <w:div w:id="1942030396">
          <w:marLeft w:val="0"/>
          <w:marRight w:val="0"/>
          <w:marTop w:val="0"/>
          <w:marBottom w:val="0"/>
          <w:divBdr>
            <w:top w:val="none" w:sz="0" w:space="0" w:color="auto"/>
            <w:left w:val="none" w:sz="0" w:space="0" w:color="auto"/>
            <w:bottom w:val="none" w:sz="0" w:space="0" w:color="auto"/>
            <w:right w:val="none" w:sz="0" w:space="0" w:color="auto"/>
          </w:divBdr>
        </w:div>
        <w:div w:id="1564095629">
          <w:marLeft w:val="0"/>
          <w:marRight w:val="0"/>
          <w:marTop w:val="0"/>
          <w:marBottom w:val="0"/>
          <w:divBdr>
            <w:top w:val="none" w:sz="0" w:space="0" w:color="auto"/>
            <w:left w:val="none" w:sz="0" w:space="0" w:color="auto"/>
            <w:bottom w:val="none" w:sz="0" w:space="0" w:color="auto"/>
            <w:right w:val="none" w:sz="0" w:space="0" w:color="auto"/>
          </w:divBdr>
        </w:div>
        <w:div w:id="734551386">
          <w:marLeft w:val="0"/>
          <w:marRight w:val="0"/>
          <w:marTop w:val="0"/>
          <w:marBottom w:val="0"/>
          <w:divBdr>
            <w:top w:val="none" w:sz="0" w:space="0" w:color="auto"/>
            <w:left w:val="none" w:sz="0" w:space="0" w:color="auto"/>
            <w:bottom w:val="none" w:sz="0" w:space="0" w:color="auto"/>
            <w:right w:val="none" w:sz="0" w:space="0" w:color="auto"/>
          </w:divBdr>
        </w:div>
        <w:div w:id="1888254248">
          <w:marLeft w:val="0"/>
          <w:marRight w:val="0"/>
          <w:marTop w:val="0"/>
          <w:marBottom w:val="0"/>
          <w:divBdr>
            <w:top w:val="none" w:sz="0" w:space="0" w:color="auto"/>
            <w:left w:val="none" w:sz="0" w:space="0" w:color="auto"/>
            <w:bottom w:val="none" w:sz="0" w:space="0" w:color="auto"/>
            <w:right w:val="none" w:sz="0" w:space="0" w:color="auto"/>
          </w:divBdr>
        </w:div>
        <w:div w:id="827787353">
          <w:marLeft w:val="0"/>
          <w:marRight w:val="0"/>
          <w:marTop w:val="0"/>
          <w:marBottom w:val="0"/>
          <w:divBdr>
            <w:top w:val="none" w:sz="0" w:space="0" w:color="auto"/>
            <w:left w:val="none" w:sz="0" w:space="0" w:color="auto"/>
            <w:bottom w:val="none" w:sz="0" w:space="0" w:color="auto"/>
            <w:right w:val="none" w:sz="0" w:space="0" w:color="auto"/>
          </w:divBdr>
        </w:div>
        <w:div w:id="1297417382">
          <w:marLeft w:val="0"/>
          <w:marRight w:val="0"/>
          <w:marTop w:val="0"/>
          <w:marBottom w:val="0"/>
          <w:divBdr>
            <w:top w:val="none" w:sz="0" w:space="0" w:color="auto"/>
            <w:left w:val="none" w:sz="0" w:space="0" w:color="auto"/>
            <w:bottom w:val="none" w:sz="0" w:space="0" w:color="auto"/>
            <w:right w:val="none" w:sz="0" w:space="0" w:color="auto"/>
          </w:divBdr>
        </w:div>
        <w:div w:id="1293248701">
          <w:marLeft w:val="0"/>
          <w:marRight w:val="0"/>
          <w:marTop w:val="0"/>
          <w:marBottom w:val="0"/>
          <w:divBdr>
            <w:top w:val="none" w:sz="0" w:space="0" w:color="auto"/>
            <w:left w:val="none" w:sz="0" w:space="0" w:color="auto"/>
            <w:bottom w:val="none" w:sz="0" w:space="0" w:color="auto"/>
            <w:right w:val="none" w:sz="0" w:space="0" w:color="auto"/>
          </w:divBdr>
        </w:div>
        <w:div w:id="1064258290">
          <w:marLeft w:val="0"/>
          <w:marRight w:val="0"/>
          <w:marTop w:val="0"/>
          <w:marBottom w:val="0"/>
          <w:divBdr>
            <w:top w:val="none" w:sz="0" w:space="0" w:color="auto"/>
            <w:left w:val="none" w:sz="0" w:space="0" w:color="auto"/>
            <w:bottom w:val="none" w:sz="0" w:space="0" w:color="auto"/>
            <w:right w:val="none" w:sz="0" w:space="0" w:color="auto"/>
          </w:divBdr>
        </w:div>
        <w:div w:id="1295984633">
          <w:marLeft w:val="0"/>
          <w:marRight w:val="0"/>
          <w:marTop w:val="0"/>
          <w:marBottom w:val="0"/>
          <w:divBdr>
            <w:top w:val="none" w:sz="0" w:space="0" w:color="auto"/>
            <w:left w:val="none" w:sz="0" w:space="0" w:color="auto"/>
            <w:bottom w:val="none" w:sz="0" w:space="0" w:color="auto"/>
            <w:right w:val="none" w:sz="0" w:space="0" w:color="auto"/>
          </w:divBdr>
        </w:div>
        <w:div w:id="301889911">
          <w:marLeft w:val="0"/>
          <w:marRight w:val="0"/>
          <w:marTop w:val="0"/>
          <w:marBottom w:val="0"/>
          <w:divBdr>
            <w:top w:val="none" w:sz="0" w:space="0" w:color="auto"/>
            <w:left w:val="none" w:sz="0" w:space="0" w:color="auto"/>
            <w:bottom w:val="none" w:sz="0" w:space="0" w:color="auto"/>
            <w:right w:val="none" w:sz="0" w:space="0" w:color="auto"/>
          </w:divBdr>
        </w:div>
        <w:div w:id="2019235277">
          <w:marLeft w:val="0"/>
          <w:marRight w:val="0"/>
          <w:marTop w:val="0"/>
          <w:marBottom w:val="0"/>
          <w:divBdr>
            <w:top w:val="none" w:sz="0" w:space="0" w:color="auto"/>
            <w:left w:val="none" w:sz="0" w:space="0" w:color="auto"/>
            <w:bottom w:val="none" w:sz="0" w:space="0" w:color="auto"/>
            <w:right w:val="none" w:sz="0" w:space="0" w:color="auto"/>
          </w:divBdr>
        </w:div>
        <w:div w:id="1689285701">
          <w:marLeft w:val="0"/>
          <w:marRight w:val="0"/>
          <w:marTop w:val="0"/>
          <w:marBottom w:val="0"/>
          <w:divBdr>
            <w:top w:val="none" w:sz="0" w:space="0" w:color="auto"/>
            <w:left w:val="none" w:sz="0" w:space="0" w:color="auto"/>
            <w:bottom w:val="none" w:sz="0" w:space="0" w:color="auto"/>
            <w:right w:val="none" w:sz="0" w:space="0" w:color="auto"/>
          </w:divBdr>
        </w:div>
        <w:div w:id="770394335">
          <w:marLeft w:val="0"/>
          <w:marRight w:val="0"/>
          <w:marTop w:val="0"/>
          <w:marBottom w:val="0"/>
          <w:divBdr>
            <w:top w:val="none" w:sz="0" w:space="0" w:color="auto"/>
            <w:left w:val="none" w:sz="0" w:space="0" w:color="auto"/>
            <w:bottom w:val="none" w:sz="0" w:space="0" w:color="auto"/>
            <w:right w:val="none" w:sz="0" w:space="0" w:color="auto"/>
          </w:divBdr>
        </w:div>
        <w:div w:id="804159200">
          <w:marLeft w:val="0"/>
          <w:marRight w:val="0"/>
          <w:marTop w:val="0"/>
          <w:marBottom w:val="0"/>
          <w:divBdr>
            <w:top w:val="none" w:sz="0" w:space="0" w:color="auto"/>
            <w:left w:val="none" w:sz="0" w:space="0" w:color="auto"/>
            <w:bottom w:val="none" w:sz="0" w:space="0" w:color="auto"/>
            <w:right w:val="none" w:sz="0" w:space="0" w:color="auto"/>
          </w:divBdr>
        </w:div>
        <w:div w:id="2071614412">
          <w:marLeft w:val="0"/>
          <w:marRight w:val="0"/>
          <w:marTop w:val="0"/>
          <w:marBottom w:val="0"/>
          <w:divBdr>
            <w:top w:val="none" w:sz="0" w:space="0" w:color="auto"/>
            <w:left w:val="none" w:sz="0" w:space="0" w:color="auto"/>
            <w:bottom w:val="none" w:sz="0" w:space="0" w:color="auto"/>
            <w:right w:val="none" w:sz="0" w:space="0" w:color="auto"/>
          </w:divBdr>
        </w:div>
        <w:div w:id="1195508606">
          <w:marLeft w:val="0"/>
          <w:marRight w:val="0"/>
          <w:marTop w:val="0"/>
          <w:marBottom w:val="0"/>
          <w:divBdr>
            <w:top w:val="none" w:sz="0" w:space="0" w:color="auto"/>
            <w:left w:val="none" w:sz="0" w:space="0" w:color="auto"/>
            <w:bottom w:val="none" w:sz="0" w:space="0" w:color="auto"/>
            <w:right w:val="none" w:sz="0" w:space="0" w:color="auto"/>
          </w:divBdr>
        </w:div>
        <w:div w:id="4405403">
          <w:marLeft w:val="0"/>
          <w:marRight w:val="0"/>
          <w:marTop w:val="0"/>
          <w:marBottom w:val="0"/>
          <w:divBdr>
            <w:top w:val="none" w:sz="0" w:space="0" w:color="auto"/>
            <w:left w:val="none" w:sz="0" w:space="0" w:color="auto"/>
            <w:bottom w:val="none" w:sz="0" w:space="0" w:color="auto"/>
            <w:right w:val="none" w:sz="0" w:space="0" w:color="auto"/>
          </w:divBdr>
        </w:div>
        <w:div w:id="621304188">
          <w:marLeft w:val="0"/>
          <w:marRight w:val="0"/>
          <w:marTop w:val="0"/>
          <w:marBottom w:val="0"/>
          <w:divBdr>
            <w:top w:val="none" w:sz="0" w:space="0" w:color="auto"/>
            <w:left w:val="none" w:sz="0" w:space="0" w:color="auto"/>
            <w:bottom w:val="none" w:sz="0" w:space="0" w:color="auto"/>
            <w:right w:val="none" w:sz="0" w:space="0" w:color="auto"/>
          </w:divBdr>
        </w:div>
        <w:div w:id="277028721">
          <w:marLeft w:val="0"/>
          <w:marRight w:val="0"/>
          <w:marTop w:val="0"/>
          <w:marBottom w:val="0"/>
          <w:divBdr>
            <w:top w:val="none" w:sz="0" w:space="0" w:color="auto"/>
            <w:left w:val="none" w:sz="0" w:space="0" w:color="auto"/>
            <w:bottom w:val="none" w:sz="0" w:space="0" w:color="auto"/>
            <w:right w:val="none" w:sz="0" w:space="0" w:color="auto"/>
          </w:divBdr>
        </w:div>
        <w:div w:id="1395590814">
          <w:marLeft w:val="0"/>
          <w:marRight w:val="0"/>
          <w:marTop w:val="0"/>
          <w:marBottom w:val="0"/>
          <w:divBdr>
            <w:top w:val="none" w:sz="0" w:space="0" w:color="auto"/>
            <w:left w:val="none" w:sz="0" w:space="0" w:color="auto"/>
            <w:bottom w:val="none" w:sz="0" w:space="0" w:color="auto"/>
            <w:right w:val="none" w:sz="0" w:space="0" w:color="auto"/>
          </w:divBdr>
        </w:div>
        <w:div w:id="1441218674">
          <w:marLeft w:val="0"/>
          <w:marRight w:val="0"/>
          <w:marTop w:val="0"/>
          <w:marBottom w:val="0"/>
          <w:divBdr>
            <w:top w:val="none" w:sz="0" w:space="0" w:color="auto"/>
            <w:left w:val="none" w:sz="0" w:space="0" w:color="auto"/>
            <w:bottom w:val="none" w:sz="0" w:space="0" w:color="auto"/>
            <w:right w:val="none" w:sz="0" w:space="0" w:color="auto"/>
          </w:divBdr>
        </w:div>
        <w:div w:id="1967078321">
          <w:marLeft w:val="0"/>
          <w:marRight w:val="0"/>
          <w:marTop w:val="0"/>
          <w:marBottom w:val="0"/>
          <w:divBdr>
            <w:top w:val="none" w:sz="0" w:space="0" w:color="auto"/>
            <w:left w:val="none" w:sz="0" w:space="0" w:color="auto"/>
            <w:bottom w:val="none" w:sz="0" w:space="0" w:color="auto"/>
            <w:right w:val="none" w:sz="0" w:space="0" w:color="auto"/>
          </w:divBdr>
        </w:div>
        <w:div w:id="204223732">
          <w:marLeft w:val="0"/>
          <w:marRight w:val="0"/>
          <w:marTop w:val="0"/>
          <w:marBottom w:val="0"/>
          <w:divBdr>
            <w:top w:val="none" w:sz="0" w:space="0" w:color="auto"/>
            <w:left w:val="none" w:sz="0" w:space="0" w:color="auto"/>
            <w:bottom w:val="none" w:sz="0" w:space="0" w:color="auto"/>
            <w:right w:val="none" w:sz="0" w:space="0" w:color="auto"/>
          </w:divBdr>
        </w:div>
        <w:div w:id="406004348">
          <w:marLeft w:val="0"/>
          <w:marRight w:val="0"/>
          <w:marTop w:val="0"/>
          <w:marBottom w:val="0"/>
          <w:divBdr>
            <w:top w:val="none" w:sz="0" w:space="0" w:color="auto"/>
            <w:left w:val="none" w:sz="0" w:space="0" w:color="auto"/>
            <w:bottom w:val="none" w:sz="0" w:space="0" w:color="auto"/>
            <w:right w:val="none" w:sz="0" w:space="0" w:color="auto"/>
          </w:divBdr>
        </w:div>
        <w:div w:id="2133208849">
          <w:marLeft w:val="0"/>
          <w:marRight w:val="0"/>
          <w:marTop w:val="0"/>
          <w:marBottom w:val="0"/>
          <w:divBdr>
            <w:top w:val="none" w:sz="0" w:space="0" w:color="auto"/>
            <w:left w:val="none" w:sz="0" w:space="0" w:color="auto"/>
            <w:bottom w:val="none" w:sz="0" w:space="0" w:color="auto"/>
            <w:right w:val="none" w:sz="0" w:space="0" w:color="auto"/>
          </w:divBdr>
        </w:div>
        <w:div w:id="805584158">
          <w:marLeft w:val="0"/>
          <w:marRight w:val="0"/>
          <w:marTop w:val="0"/>
          <w:marBottom w:val="0"/>
          <w:divBdr>
            <w:top w:val="none" w:sz="0" w:space="0" w:color="auto"/>
            <w:left w:val="none" w:sz="0" w:space="0" w:color="auto"/>
            <w:bottom w:val="none" w:sz="0" w:space="0" w:color="auto"/>
            <w:right w:val="none" w:sz="0" w:space="0" w:color="auto"/>
          </w:divBdr>
        </w:div>
        <w:div w:id="967005848">
          <w:marLeft w:val="0"/>
          <w:marRight w:val="0"/>
          <w:marTop w:val="0"/>
          <w:marBottom w:val="0"/>
          <w:divBdr>
            <w:top w:val="none" w:sz="0" w:space="0" w:color="auto"/>
            <w:left w:val="none" w:sz="0" w:space="0" w:color="auto"/>
            <w:bottom w:val="none" w:sz="0" w:space="0" w:color="auto"/>
            <w:right w:val="none" w:sz="0" w:space="0" w:color="auto"/>
          </w:divBdr>
        </w:div>
        <w:div w:id="860632752">
          <w:marLeft w:val="0"/>
          <w:marRight w:val="0"/>
          <w:marTop w:val="0"/>
          <w:marBottom w:val="0"/>
          <w:divBdr>
            <w:top w:val="none" w:sz="0" w:space="0" w:color="auto"/>
            <w:left w:val="none" w:sz="0" w:space="0" w:color="auto"/>
            <w:bottom w:val="none" w:sz="0" w:space="0" w:color="auto"/>
            <w:right w:val="none" w:sz="0" w:space="0" w:color="auto"/>
          </w:divBdr>
        </w:div>
        <w:div w:id="473185570">
          <w:marLeft w:val="0"/>
          <w:marRight w:val="0"/>
          <w:marTop w:val="0"/>
          <w:marBottom w:val="0"/>
          <w:divBdr>
            <w:top w:val="none" w:sz="0" w:space="0" w:color="auto"/>
            <w:left w:val="none" w:sz="0" w:space="0" w:color="auto"/>
            <w:bottom w:val="none" w:sz="0" w:space="0" w:color="auto"/>
            <w:right w:val="none" w:sz="0" w:space="0" w:color="auto"/>
          </w:divBdr>
        </w:div>
        <w:div w:id="1502306997">
          <w:marLeft w:val="0"/>
          <w:marRight w:val="0"/>
          <w:marTop w:val="0"/>
          <w:marBottom w:val="0"/>
          <w:divBdr>
            <w:top w:val="none" w:sz="0" w:space="0" w:color="auto"/>
            <w:left w:val="none" w:sz="0" w:space="0" w:color="auto"/>
            <w:bottom w:val="none" w:sz="0" w:space="0" w:color="auto"/>
            <w:right w:val="none" w:sz="0" w:space="0" w:color="auto"/>
          </w:divBdr>
        </w:div>
        <w:div w:id="1541474438">
          <w:marLeft w:val="0"/>
          <w:marRight w:val="0"/>
          <w:marTop w:val="0"/>
          <w:marBottom w:val="0"/>
          <w:divBdr>
            <w:top w:val="none" w:sz="0" w:space="0" w:color="auto"/>
            <w:left w:val="none" w:sz="0" w:space="0" w:color="auto"/>
            <w:bottom w:val="none" w:sz="0" w:space="0" w:color="auto"/>
            <w:right w:val="none" w:sz="0" w:space="0" w:color="auto"/>
          </w:divBdr>
        </w:div>
        <w:div w:id="2122531339">
          <w:marLeft w:val="0"/>
          <w:marRight w:val="0"/>
          <w:marTop w:val="0"/>
          <w:marBottom w:val="0"/>
          <w:divBdr>
            <w:top w:val="none" w:sz="0" w:space="0" w:color="auto"/>
            <w:left w:val="none" w:sz="0" w:space="0" w:color="auto"/>
            <w:bottom w:val="none" w:sz="0" w:space="0" w:color="auto"/>
            <w:right w:val="none" w:sz="0" w:space="0" w:color="auto"/>
          </w:divBdr>
        </w:div>
        <w:div w:id="852959913">
          <w:marLeft w:val="0"/>
          <w:marRight w:val="0"/>
          <w:marTop w:val="0"/>
          <w:marBottom w:val="0"/>
          <w:divBdr>
            <w:top w:val="none" w:sz="0" w:space="0" w:color="auto"/>
            <w:left w:val="none" w:sz="0" w:space="0" w:color="auto"/>
            <w:bottom w:val="none" w:sz="0" w:space="0" w:color="auto"/>
            <w:right w:val="none" w:sz="0" w:space="0" w:color="auto"/>
          </w:divBdr>
        </w:div>
        <w:div w:id="1049185138">
          <w:marLeft w:val="0"/>
          <w:marRight w:val="0"/>
          <w:marTop w:val="0"/>
          <w:marBottom w:val="0"/>
          <w:divBdr>
            <w:top w:val="none" w:sz="0" w:space="0" w:color="auto"/>
            <w:left w:val="none" w:sz="0" w:space="0" w:color="auto"/>
            <w:bottom w:val="none" w:sz="0" w:space="0" w:color="auto"/>
            <w:right w:val="none" w:sz="0" w:space="0" w:color="auto"/>
          </w:divBdr>
        </w:div>
        <w:div w:id="1969890516">
          <w:marLeft w:val="0"/>
          <w:marRight w:val="0"/>
          <w:marTop w:val="0"/>
          <w:marBottom w:val="0"/>
          <w:divBdr>
            <w:top w:val="none" w:sz="0" w:space="0" w:color="auto"/>
            <w:left w:val="none" w:sz="0" w:space="0" w:color="auto"/>
            <w:bottom w:val="none" w:sz="0" w:space="0" w:color="auto"/>
            <w:right w:val="none" w:sz="0" w:space="0" w:color="auto"/>
          </w:divBdr>
        </w:div>
        <w:div w:id="2076079511">
          <w:marLeft w:val="0"/>
          <w:marRight w:val="0"/>
          <w:marTop w:val="0"/>
          <w:marBottom w:val="0"/>
          <w:divBdr>
            <w:top w:val="none" w:sz="0" w:space="0" w:color="auto"/>
            <w:left w:val="none" w:sz="0" w:space="0" w:color="auto"/>
            <w:bottom w:val="none" w:sz="0" w:space="0" w:color="auto"/>
            <w:right w:val="none" w:sz="0" w:space="0" w:color="auto"/>
          </w:divBdr>
        </w:div>
        <w:div w:id="1188712409">
          <w:marLeft w:val="0"/>
          <w:marRight w:val="0"/>
          <w:marTop w:val="0"/>
          <w:marBottom w:val="0"/>
          <w:divBdr>
            <w:top w:val="none" w:sz="0" w:space="0" w:color="auto"/>
            <w:left w:val="none" w:sz="0" w:space="0" w:color="auto"/>
            <w:bottom w:val="none" w:sz="0" w:space="0" w:color="auto"/>
            <w:right w:val="none" w:sz="0" w:space="0" w:color="auto"/>
          </w:divBdr>
        </w:div>
        <w:div w:id="1382289768">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958418973">
          <w:marLeft w:val="0"/>
          <w:marRight w:val="0"/>
          <w:marTop w:val="0"/>
          <w:marBottom w:val="0"/>
          <w:divBdr>
            <w:top w:val="none" w:sz="0" w:space="0" w:color="auto"/>
            <w:left w:val="none" w:sz="0" w:space="0" w:color="auto"/>
            <w:bottom w:val="none" w:sz="0" w:space="0" w:color="auto"/>
            <w:right w:val="none" w:sz="0" w:space="0" w:color="auto"/>
          </w:divBdr>
        </w:div>
        <w:div w:id="137305414">
          <w:marLeft w:val="0"/>
          <w:marRight w:val="0"/>
          <w:marTop w:val="0"/>
          <w:marBottom w:val="0"/>
          <w:divBdr>
            <w:top w:val="none" w:sz="0" w:space="0" w:color="auto"/>
            <w:left w:val="none" w:sz="0" w:space="0" w:color="auto"/>
            <w:bottom w:val="none" w:sz="0" w:space="0" w:color="auto"/>
            <w:right w:val="none" w:sz="0" w:space="0" w:color="auto"/>
          </w:divBdr>
        </w:div>
        <w:div w:id="439304111">
          <w:marLeft w:val="0"/>
          <w:marRight w:val="0"/>
          <w:marTop w:val="0"/>
          <w:marBottom w:val="0"/>
          <w:divBdr>
            <w:top w:val="none" w:sz="0" w:space="0" w:color="auto"/>
            <w:left w:val="none" w:sz="0" w:space="0" w:color="auto"/>
            <w:bottom w:val="none" w:sz="0" w:space="0" w:color="auto"/>
            <w:right w:val="none" w:sz="0" w:space="0" w:color="auto"/>
          </w:divBdr>
        </w:div>
        <w:div w:id="1008748052">
          <w:marLeft w:val="0"/>
          <w:marRight w:val="0"/>
          <w:marTop w:val="0"/>
          <w:marBottom w:val="0"/>
          <w:divBdr>
            <w:top w:val="none" w:sz="0" w:space="0" w:color="auto"/>
            <w:left w:val="none" w:sz="0" w:space="0" w:color="auto"/>
            <w:bottom w:val="none" w:sz="0" w:space="0" w:color="auto"/>
            <w:right w:val="none" w:sz="0" w:space="0" w:color="auto"/>
          </w:divBdr>
        </w:div>
        <w:div w:id="312150720">
          <w:marLeft w:val="0"/>
          <w:marRight w:val="0"/>
          <w:marTop w:val="0"/>
          <w:marBottom w:val="0"/>
          <w:divBdr>
            <w:top w:val="none" w:sz="0" w:space="0" w:color="auto"/>
            <w:left w:val="none" w:sz="0" w:space="0" w:color="auto"/>
            <w:bottom w:val="none" w:sz="0" w:space="0" w:color="auto"/>
            <w:right w:val="none" w:sz="0" w:space="0" w:color="auto"/>
          </w:divBdr>
        </w:div>
        <w:div w:id="55982846">
          <w:marLeft w:val="0"/>
          <w:marRight w:val="0"/>
          <w:marTop w:val="0"/>
          <w:marBottom w:val="0"/>
          <w:divBdr>
            <w:top w:val="none" w:sz="0" w:space="0" w:color="auto"/>
            <w:left w:val="none" w:sz="0" w:space="0" w:color="auto"/>
            <w:bottom w:val="none" w:sz="0" w:space="0" w:color="auto"/>
            <w:right w:val="none" w:sz="0" w:space="0" w:color="auto"/>
          </w:divBdr>
        </w:div>
        <w:div w:id="919677598">
          <w:marLeft w:val="0"/>
          <w:marRight w:val="0"/>
          <w:marTop w:val="0"/>
          <w:marBottom w:val="0"/>
          <w:divBdr>
            <w:top w:val="none" w:sz="0" w:space="0" w:color="auto"/>
            <w:left w:val="none" w:sz="0" w:space="0" w:color="auto"/>
            <w:bottom w:val="none" w:sz="0" w:space="0" w:color="auto"/>
            <w:right w:val="none" w:sz="0" w:space="0" w:color="auto"/>
          </w:divBdr>
        </w:div>
        <w:div w:id="61103339">
          <w:marLeft w:val="0"/>
          <w:marRight w:val="0"/>
          <w:marTop w:val="0"/>
          <w:marBottom w:val="0"/>
          <w:divBdr>
            <w:top w:val="none" w:sz="0" w:space="0" w:color="auto"/>
            <w:left w:val="none" w:sz="0" w:space="0" w:color="auto"/>
            <w:bottom w:val="none" w:sz="0" w:space="0" w:color="auto"/>
            <w:right w:val="none" w:sz="0" w:space="0" w:color="auto"/>
          </w:divBdr>
        </w:div>
        <w:div w:id="950697861">
          <w:marLeft w:val="0"/>
          <w:marRight w:val="0"/>
          <w:marTop w:val="0"/>
          <w:marBottom w:val="0"/>
          <w:divBdr>
            <w:top w:val="none" w:sz="0" w:space="0" w:color="auto"/>
            <w:left w:val="none" w:sz="0" w:space="0" w:color="auto"/>
            <w:bottom w:val="none" w:sz="0" w:space="0" w:color="auto"/>
            <w:right w:val="none" w:sz="0" w:space="0" w:color="auto"/>
          </w:divBdr>
        </w:div>
        <w:div w:id="1074547771">
          <w:marLeft w:val="0"/>
          <w:marRight w:val="0"/>
          <w:marTop w:val="0"/>
          <w:marBottom w:val="0"/>
          <w:divBdr>
            <w:top w:val="none" w:sz="0" w:space="0" w:color="auto"/>
            <w:left w:val="none" w:sz="0" w:space="0" w:color="auto"/>
            <w:bottom w:val="none" w:sz="0" w:space="0" w:color="auto"/>
            <w:right w:val="none" w:sz="0" w:space="0" w:color="auto"/>
          </w:divBdr>
        </w:div>
        <w:div w:id="93014890">
          <w:marLeft w:val="0"/>
          <w:marRight w:val="0"/>
          <w:marTop w:val="0"/>
          <w:marBottom w:val="0"/>
          <w:divBdr>
            <w:top w:val="none" w:sz="0" w:space="0" w:color="auto"/>
            <w:left w:val="none" w:sz="0" w:space="0" w:color="auto"/>
            <w:bottom w:val="none" w:sz="0" w:space="0" w:color="auto"/>
            <w:right w:val="none" w:sz="0" w:space="0" w:color="auto"/>
          </w:divBdr>
        </w:div>
        <w:div w:id="1049573229">
          <w:marLeft w:val="0"/>
          <w:marRight w:val="0"/>
          <w:marTop w:val="0"/>
          <w:marBottom w:val="0"/>
          <w:divBdr>
            <w:top w:val="none" w:sz="0" w:space="0" w:color="auto"/>
            <w:left w:val="none" w:sz="0" w:space="0" w:color="auto"/>
            <w:bottom w:val="none" w:sz="0" w:space="0" w:color="auto"/>
            <w:right w:val="none" w:sz="0" w:space="0" w:color="auto"/>
          </w:divBdr>
        </w:div>
        <w:div w:id="1779909498">
          <w:marLeft w:val="0"/>
          <w:marRight w:val="0"/>
          <w:marTop w:val="0"/>
          <w:marBottom w:val="0"/>
          <w:divBdr>
            <w:top w:val="none" w:sz="0" w:space="0" w:color="auto"/>
            <w:left w:val="none" w:sz="0" w:space="0" w:color="auto"/>
            <w:bottom w:val="none" w:sz="0" w:space="0" w:color="auto"/>
            <w:right w:val="none" w:sz="0" w:space="0" w:color="auto"/>
          </w:divBdr>
        </w:div>
        <w:div w:id="700859057">
          <w:marLeft w:val="0"/>
          <w:marRight w:val="0"/>
          <w:marTop w:val="0"/>
          <w:marBottom w:val="0"/>
          <w:divBdr>
            <w:top w:val="none" w:sz="0" w:space="0" w:color="auto"/>
            <w:left w:val="none" w:sz="0" w:space="0" w:color="auto"/>
            <w:bottom w:val="none" w:sz="0" w:space="0" w:color="auto"/>
            <w:right w:val="none" w:sz="0" w:space="0" w:color="auto"/>
          </w:divBdr>
        </w:div>
        <w:div w:id="278802875">
          <w:marLeft w:val="0"/>
          <w:marRight w:val="0"/>
          <w:marTop w:val="0"/>
          <w:marBottom w:val="0"/>
          <w:divBdr>
            <w:top w:val="none" w:sz="0" w:space="0" w:color="auto"/>
            <w:left w:val="none" w:sz="0" w:space="0" w:color="auto"/>
            <w:bottom w:val="none" w:sz="0" w:space="0" w:color="auto"/>
            <w:right w:val="none" w:sz="0" w:space="0" w:color="auto"/>
          </w:divBdr>
        </w:div>
        <w:div w:id="1610695174">
          <w:marLeft w:val="0"/>
          <w:marRight w:val="0"/>
          <w:marTop w:val="0"/>
          <w:marBottom w:val="0"/>
          <w:divBdr>
            <w:top w:val="none" w:sz="0" w:space="0" w:color="auto"/>
            <w:left w:val="none" w:sz="0" w:space="0" w:color="auto"/>
            <w:bottom w:val="none" w:sz="0" w:space="0" w:color="auto"/>
            <w:right w:val="none" w:sz="0" w:space="0" w:color="auto"/>
          </w:divBdr>
        </w:div>
        <w:div w:id="150368059">
          <w:marLeft w:val="0"/>
          <w:marRight w:val="0"/>
          <w:marTop w:val="0"/>
          <w:marBottom w:val="0"/>
          <w:divBdr>
            <w:top w:val="none" w:sz="0" w:space="0" w:color="auto"/>
            <w:left w:val="none" w:sz="0" w:space="0" w:color="auto"/>
            <w:bottom w:val="none" w:sz="0" w:space="0" w:color="auto"/>
            <w:right w:val="none" w:sz="0" w:space="0" w:color="auto"/>
          </w:divBdr>
        </w:div>
        <w:div w:id="1614823355">
          <w:marLeft w:val="0"/>
          <w:marRight w:val="0"/>
          <w:marTop w:val="0"/>
          <w:marBottom w:val="0"/>
          <w:divBdr>
            <w:top w:val="none" w:sz="0" w:space="0" w:color="auto"/>
            <w:left w:val="none" w:sz="0" w:space="0" w:color="auto"/>
            <w:bottom w:val="none" w:sz="0" w:space="0" w:color="auto"/>
            <w:right w:val="none" w:sz="0" w:space="0" w:color="auto"/>
          </w:divBdr>
        </w:div>
        <w:div w:id="339703918">
          <w:marLeft w:val="0"/>
          <w:marRight w:val="0"/>
          <w:marTop w:val="0"/>
          <w:marBottom w:val="0"/>
          <w:divBdr>
            <w:top w:val="none" w:sz="0" w:space="0" w:color="auto"/>
            <w:left w:val="none" w:sz="0" w:space="0" w:color="auto"/>
            <w:bottom w:val="none" w:sz="0" w:space="0" w:color="auto"/>
            <w:right w:val="none" w:sz="0" w:space="0" w:color="auto"/>
          </w:divBdr>
        </w:div>
        <w:div w:id="1173226285">
          <w:marLeft w:val="0"/>
          <w:marRight w:val="0"/>
          <w:marTop w:val="0"/>
          <w:marBottom w:val="0"/>
          <w:divBdr>
            <w:top w:val="none" w:sz="0" w:space="0" w:color="auto"/>
            <w:left w:val="none" w:sz="0" w:space="0" w:color="auto"/>
            <w:bottom w:val="none" w:sz="0" w:space="0" w:color="auto"/>
            <w:right w:val="none" w:sz="0" w:space="0" w:color="auto"/>
          </w:divBdr>
        </w:div>
        <w:div w:id="1283268714">
          <w:marLeft w:val="0"/>
          <w:marRight w:val="0"/>
          <w:marTop w:val="0"/>
          <w:marBottom w:val="0"/>
          <w:divBdr>
            <w:top w:val="none" w:sz="0" w:space="0" w:color="auto"/>
            <w:left w:val="none" w:sz="0" w:space="0" w:color="auto"/>
            <w:bottom w:val="none" w:sz="0" w:space="0" w:color="auto"/>
            <w:right w:val="none" w:sz="0" w:space="0" w:color="auto"/>
          </w:divBdr>
        </w:div>
        <w:div w:id="653796166">
          <w:marLeft w:val="0"/>
          <w:marRight w:val="0"/>
          <w:marTop w:val="0"/>
          <w:marBottom w:val="0"/>
          <w:divBdr>
            <w:top w:val="none" w:sz="0" w:space="0" w:color="auto"/>
            <w:left w:val="none" w:sz="0" w:space="0" w:color="auto"/>
            <w:bottom w:val="none" w:sz="0" w:space="0" w:color="auto"/>
            <w:right w:val="none" w:sz="0" w:space="0" w:color="auto"/>
          </w:divBdr>
        </w:div>
        <w:div w:id="1310591345">
          <w:marLeft w:val="0"/>
          <w:marRight w:val="0"/>
          <w:marTop w:val="0"/>
          <w:marBottom w:val="0"/>
          <w:divBdr>
            <w:top w:val="none" w:sz="0" w:space="0" w:color="auto"/>
            <w:left w:val="none" w:sz="0" w:space="0" w:color="auto"/>
            <w:bottom w:val="none" w:sz="0" w:space="0" w:color="auto"/>
            <w:right w:val="none" w:sz="0" w:space="0" w:color="auto"/>
          </w:divBdr>
        </w:div>
        <w:div w:id="1062172023">
          <w:marLeft w:val="0"/>
          <w:marRight w:val="0"/>
          <w:marTop w:val="0"/>
          <w:marBottom w:val="0"/>
          <w:divBdr>
            <w:top w:val="none" w:sz="0" w:space="0" w:color="auto"/>
            <w:left w:val="none" w:sz="0" w:space="0" w:color="auto"/>
            <w:bottom w:val="none" w:sz="0" w:space="0" w:color="auto"/>
            <w:right w:val="none" w:sz="0" w:space="0" w:color="auto"/>
          </w:divBdr>
        </w:div>
        <w:div w:id="293609442">
          <w:marLeft w:val="0"/>
          <w:marRight w:val="0"/>
          <w:marTop w:val="0"/>
          <w:marBottom w:val="0"/>
          <w:divBdr>
            <w:top w:val="none" w:sz="0" w:space="0" w:color="auto"/>
            <w:left w:val="none" w:sz="0" w:space="0" w:color="auto"/>
            <w:bottom w:val="none" w:sz="0" w:space="0" w:color="auto"/>
            <w:right w:val="none" w:sz="0" w:space="0" w:color="auto"/>
          </w:divBdr>
        </w:div>
        <w:div w:id="1005472808">
          <w:marLeft w:val="0"/>
          <w:marRight w:val="0"/>
          <w:marTop w:val="0"/>
          <w:marBottom w:val="0"/>
          <w:divBdr>
            <w:top w:val="none" w:sz="0" w:space="0" w:color="auto"/>
            <w:left w:val="none" w:sz="0" w:space="0" w:color="auto"/>
            <w:bottom w:val="none" w:sz="0" w:space="0" w:color="auto"/>
            <w:right w:val="none" w:sz="0" w:space="0" w:color="auto"/>
          </w:divBdr>
        </w:div>
        <w:div w:id="1095711311">
          <w:marLeft w:val="0"/>
          <w:marRight w:val="0"/>
          <w:marTop w:val="0"/>
          <w:marBottom w:val="0"/>
          <w:divBdr>
            <w:top w:val="none" w:sz="0" w:space="0" w:color="auto"/>
            <w:left w:val="none" w:sz="0" w:space="0" w:color="auto"/>
            <w:bottom w:val="none" w:sz="0" w:space="0" w:color="auto"/>
            <w:right w:val="none" w:sz="0" w:space="0" w:color="auto"/>
          </w:divBdr>
        </w:div>
        <w:div w:id="281810968">
          <w:marLeft w:val="0"/>
          <w:marRight w:val="0"/>
          <w:marTop w:val="0"/>
          <w:marBottom w:val="0"/>
          <w:divBdr>
            <w:top w:val="none" w:sz="0" w:space="0" w:color="auto"/>
            <w:left w:val="none" w:sz="0" w:space="0" w:color="auto"/>
            <w:bottom w:val="none" w:sz="0" w:space="0" w:color="auto"/>
            <w:right w:val="none" w:sz="0" w:space="0" w:color="auto"/>
          </w:divBdr>
        </w:div>
        <w:div w:id="1455246135">
          <w:marLeft w:val="0"/>
          <w:marRight w:val="0"/>
          <w:marTop w:val="0"/>
          <w:marBottom w:val="0"/>
          <w:divBdr>
            <w:top w:val="none" w:sz="0" w:space="0" w:color="auto"/>
            <w:left w:val="none" w:sz="0" w:space="0" w:color="auto"/>
            <w:bottom w:val="none" w:sz="0" w:space="0" w:color="auto"/>
            <w:right w:val="none" w:sz="0" w:space="0" w:color="auto"/>
          </w:divBdr>
        </w:div>
        <w:div w:id="775909477">
          <w:marLeft w:val="0"/>
          <w:marRight w:val="0"/>
          <w:marTop w:val="0"/>
          <w:marBottom w:val="0"/>
          <w:divBdr>
            <w:top w:val="none" w:sz="0" w:space="0" w:color="auto"/>
            <w:left w:val="none" w:sz="0" w:space="0" w:color="auto"/>
            <w:bottom w:val="none" w:sz="0" w:space="0" w:color="auto"/>
            <w:right w:val="none" w:sz="0" w:space="0" w:color="auto"/>
          </w:divBdr>
        </w:div>
        <w:div w:id="1945575943">
          <w:marLeft w:val="0"/>
          <w:marRight w:val="0"/>
          <w:marTop w:val="0"/>
          <w:marBottom w:val="0"/>
          <w:divBdr>
            <w:top w:val="none" w:sz="0" w:space="0" w:color="auto"/>
            <w:left w:val="none" w:sz="0" w:space="0" w:color="auto"/>
            <w:bottom w:val="none" w:sz="0" w:space="0" w:color="auto"/>
            <w:right w:val="none" w:sz="0" w:space="0" w:color="auto"/>
          </w:divBdr>
        </w:div>
        <w:div w:id="1863590861">
          <w:marLeft w:val="0"/>
          <w:marRight w:val="0"/>
          <w:marTop w:val="0"/>
          <w:marBottom w:val="0"/>
          <w:divBdr>
            <w:top w:val="none" w:sz="0" w:space="0" w:color="auto"/>
            <w:left w:val="none" w:sz="0" w:space="0" w:color="auto"/>
            <w:bottom w:val="none" w:sz="0" w:space="0" w:color="auto"/>
            <w:right w:val="none" w:sz="0" w:space="0" w:color="auto"/>
          </w:divBdr>
        </w:div>
        <w:div w:id="98917004">
          <w:marLeft w:val="0"/>
          <w:marRight w:val="0"/>
          <w:marTop w:val="0"/>
          <w:marBottom w:val="0"/>
          <w:divBdr>
            <w:top w:val="none" w:sz="0" w:space="0" w:color="auto"/>
            <w:left w:val="none" w:sz="0" w:space="0" w:color="auto"/>
            <w:bottom w:val="none" w:sz="0" w:space="0" w:color="auto"/>
            <w:right w:val="none" w:sz="0" w:space="0" w:color="auto"/>
          </w:divBdr>
        </w:div>
        <w:div w:id="1591809792">
          <w:marLeft w:val="0"/>
          <w:marRight w:val="0"/>
          <w:marTop w:val="0"/>
          <w:marBottom w:val="0"/>
          <w:divBdr>
            <w:top w:val="none" w:sz="0" w:space="0" w:color="auto"/>
            <w:left w:val="none" w:sz="0" w:space="0" w:color="auto"/>
            <w:bottom w:val="none" w:sz="0" w:space="0" w:color="auto"/>
            <w:right w:val="none" w:sz="0" w:space="0" w:color="auto"/>
          </w:divBdr>
        </w:div>
        <w:div w:id="2077782172">
          <w:marLeft w:val="0"/>
          <w:marRight w:val="0"/>
          <w:marTop w:val="0"/>
          <w:marBottom w:val="0"/>
          <w:divBdr>
            <w:top w:val="none" w:sz="0" w:space="0" w:color="auto"/>
            <w:left w:val="none" w:sz="0" w:space="0" w:color="auto"/>
            <w:bottom w:val="none" w:sz="0" w:space="0" w:color="auto"/>
            <w:right w:val="none" w:sz="0" w:space="0" w:color="auto"/>
          </w:divBdr>
        </w:div>
        <w:div w:id="874080517">
          <w:marLeft w:val="0"/>
          <w:marRight w:val="0"/>
          <w:marTop w:val="0"/>
          <w:marBottom w:val="0"/>
          <w:divBdr>
            <w:top w:val="none" w:sz="0" w:space="0" w:color="auto"/>
            <w:left w:val="none" w:sz="0" w:space="0" w:color="auto"/>
            <w:bottom w:val="none" w:sz="0" w:space="0" w:color="auto"/>
            <w:right w:val="none" w:sz="0" w:space="0" w:color="auto"/>
          </w:divBdr>
        </w:div>
        <w:div w:id="94130829">
          <w:marLeft w:val="0"/>
          <w:marRight w:val="0"/>
          <w:marTop w:val="0"/>
          <w:marBottom w:val="0"/>
          <w:divBdr>
            <w:top w:val="none" w:sz="0" w:space="0" w:color="auto"/>
            <w:left w:val="none" w:sz="0" w:space="0" w:color="auto"/>
            <w:bottom w:val="none" w:sz="0" w:space="0" w:color="auto"/>
            <w:right w:val="none" w:sz="0" w:space="0" w:color="auto"/>
          </w:divBdr>
        </w:div>
        <w:div w:id="274211749">
          <w:marLeft w:val="0"/>
          <w:marRight w:val="0"/>
          <w:marTop w:val="0"/>
          <w:marBottom w:val="0"/>
          <w:divBdr>
            <w:top w:val="none" w:sz="0" w:space="0" w:color="auto"/>
            <w:left w:val="none" w:sz="0" w:space="0" w:color="auto"/>
            <w:bottom w:val="none" w:sz="0" w:space="0" w:color="auto"/>
            <w:right w:val="none" w:sz="0" w:space="0" w:color="auto"/>
          </w:divBdr>
        </w:div>
        <w:div w:id="2016494751">
          <w:marLeft w:val="0"/>
          <w:marRight w:val="0"/>
          <w:marTop w:val="0"/>
          <w:marBottom w:val="0"/>
          <w:divBdr>
            <w:top w:val="none" w:sz="0" w:space="0" w:color="auto"/>
            <w:left w:val="none" w:sz="0" w:space="0" w:color="auto"/>
            <w:bottom w:val="none" w:sz="0" w:space="0" w:color="auto"/>
            <w:right w:val="none" w:sz="0" w:space="0" w:color="auto"/>
          </w:divBdr>
        </w:div>
        <w:div w:id="396755288">
          <w:marLeft w:val="0"/>
          <w:marRight w:val="0"/>
          <w:marTop w:val="0"/>
          <w:marBottom w:val="0"/>
          <w:divBdr>
            <w:top w:val="none" w:sz="0" w:space="0" w:color="auto"/>
            <w:left w:val="none" w:sz="0" w:space="0" w:color="auto"/>
            <w:bottom w:val="none" w:sz="0" w:space="0" w:color="auto"/>
            <w:right w:val="none" w:sz="0" w:space="0" w:color="auto"/>
          </w:divBdr>
        </w:div>
        <w:div w:id="557715751">
          <w:marLeft w:val="0"/>
          <w:marRight w:val="0"/>
          <w:marTop w:val="0"/>
          <w:marBottom w:val="0"/>
          <w:divBdr>
            <w:top w:val="none" w:sz="0" w:space="0" w:color="auto"/>
            <w:left w:val="none" w:sz="0" w:space="0" w:color="auto"/>
            <w:bottom w:val="none" w:sz="0" w:space="0" w:color="auto"/>
            <w:right w:val="none" w:sz="0" w:space="0" w:color="auto"/>
          </w:divBdr>
        </w:div>
        <w:div w:id="617218122">
          <w:marLeft w:val="0"/>
          <w:marRight w:val="0"/>
          <w:marTop w:val="0"/>
          <w:marBottom w:val="0"/>
          <w:divBdr>
            <w:top w:val="none" w:sz="0" w:space="0" w:color="auto"/>
            <w:left w:val="none" w:sz="0" w:space="0" w:color="auto"/>
            <w:bottom w:val="none" w:sz="0" w:space="0" w:color="auto"/>
            <w:right w:val="none" w:sz="0" w:space="0" w:color="auto"/>
          </w:divBdr>
        </w:div>
        <w:div w:id="662321543">
          <w:marLeft w:val="0"/>
          <w:marRight w:val="0"/>
          <w:marTop w:val="0"/>
          <w:marBottom w:val="0"/>
          <w:divBdr>
            <w:top w:val="none" w:sz="0" w:space="0" w:color="auto"/>
            <w:left w:val="none" w:sz="0" w:space="0" w:color="auto"/>
            <w:bottom w:val="none" w:sz="0" w:space="0" w:color="auto"/>
            <w:right w:val="none" w:sz="0" w:space="0" w:color="auto"/>
          </w:divBdr>
        </w:div>
        <w:div w:id="1994526598">
          <w:marLeft w:val="0"/>
          <w:marRight w:val="0"/>
          <w:marTop w:val="0"/>
          <w:marBottom w:val="0"/>
          <w:divBdr>
            <w:top w:val="none" w:sz="0" w:space="0" w:color="auto"/>
            <w:left w:val="none" w:sz="0" w:space="0" w:color="auto"/>
            <w:bottom w:val="none" w:sz="0" w:space="0" w:color="auto"/>
            <w:right w:val="none" w:sz="0" w:space="0" w:color="auto"/>
          </w:divBdr>
        </w:div>
        <w:div w:id="543516546">
          <w:marLeft w:val="0"/>
          <w:marRight w:val="0"/>
          <w:marTop w:val="0"/>
          <w:marBottom w:val="0"/>
          <w:divBdr>
            <w:top w:val="none" w:sz="0" w:space="0" w:color="auto"/>
            <w:left w:val="none" w:sz="0" w:space="0" w:color="auto"/>
            <w:bottom w:val="none" w:sz="0" w:space="0" w:color="auto"/>
            <w:right w:val="none" w:sz="0" w:space="0" w:color="auto"/>
          </w:divBdr>
        </w:div>
        <w:div w:id="2052218777">
          <w:marLeft w:val="0"/>
          <w:marRight w:val="0"/>
          <w:marTop w:val="0"/>
          <w:marBottom w:val="0"/>
          <w:divBdr>
            <w:top w:val="none" w:sz="0" w:space="0" w:color="auto"/>
            <w:left w:val="none" w:sz="0" w:space="0" w:color="auto"/>
            <w:bottom w:val="none" w:sz="0" w:space="0" w:color="auto"/>
            <w:right w:val="none" w:sz="0" w:space="0" w:color="auto"/>
          </w:divBdr>
        </w:div>
        <w:div w:id="212425226">
          <w:marLeft w:val="0"/>
          <w:marRight w:val="0"/>
          <w:marTop w:val="0"/>
          <w:marBottom w:val="0"/>
          <w:divBdr>
            <w:top w:val="none" w:sz="0" w:space="0" w:color="auto"/>
            <w:left w:val="none" w:sz="0" w:space="0" w:color="auto"/>
            <w:bottom w:val="none" w:sz="0" w:space="0" w:color="auto"/>
            <w:right w:val="none" w:sz="0" w:space="0" w:color="auto"/>
          </w:divBdr>
        </w:div>
        <w:div w:id="1270119927">
          <w:marLeft w:val="0"/>
          <w:marRight w:val="0"/>
          <w:marTop w:val="0"/>
          <w:marBottom w:val="0"/>
          <w:divBdr>
            <w:top w:val="none" w:sz="0" w:space="0" w:color="auto"/>
            <w:left w:val="none" w:sz="0" w:space="0" w:color="auto"/>
            <w:bottom w:val="none" w:sz="0" w:space="0" w:color="auto"/>
            <w:right w:val="none" w:sz="0" w:space="0" w:color="auto"/>
          </w:divBdr>
        </w:div>
        <w:div w:id="564606778">
          <w:marLeft w:val="0"/>
          <w:marRight w:val="0"/>
          <w:marTop w:val="0"/>
          <w:marBottom w:val="0"/>
          <w:divBdr>
            <w:top w:val="none" w:sz="0" w:space="0" w:color="auto"/>
            <w:left w:val="none" w:sz="0" w:space="0" w:color="auto"/>
            <w:bottom w:val="none" w:sz="0" w:space="0" w:color="auto"/>
            <w:right w:val="none" w:sz="0" w:space="0" w:color="auto"/>
          </w:divBdr>
        </w:div>
        <w:div w:id="1028143805">
          <w:marLeft w:val="0"/>
          <w:marRight w:val="0"/>
          <w:marTop w:val="0"/>
          <w:marBottom w:val="0"/>
          <w:divBdr>
            <w:top w:val="none" w:sz="0" w:space="0" w:color="auto"/>
            <w:left w:val="none" w:sz="0" w:space="0" w:color="auto"/>
            <w:bottom w:val="none" w:sz="0" w:space="0" w:color="auto"/>
            <w:right w:val="none" w:sz="0" w:space="0" w:color="auto"/>
          </w:divBdr>
        </w:div>
        <w:div w:id="5796072">
          <w:marLeft w:val="0"/>
          <w:marRight w:val="0"/>
          <w:marTop w:val="0"/>
          <w:marBottom w:val="0"/>
          <w:divBdr>
            <w:top w:val="none" w:sz="0" w:space="0" w:color="auto"/>
            <w:left w:val="none" w:sz="0" w:space="0" w:color="auto"/>
            <w:bottom w:val="none" w:sz="0" w:space="0" w:color="auto"/>
            <w:right w:val="none" w:sz="0" w:space="0" w:color="auto"/>
          </w:divBdr>
        </w:div>
        <w:div w:id="689718872">
          <w:marLeft w:val="0"/>
          <w:marRight w:val="0"/>
          <w:marTop w:val="0"/>
          <w:marBottom w:val="0"/>
          <w:divBdr>
            <w:top w:val="none" w:sz="0" w:space="0" w:color="auto"/>
            <w:left w:val="none" w:sz="0" w:space="0" w:color="auto"/>
            <w:bottom w:val="none" w:sz="0" w:space="0" w:color="auto"/>
            <w:right w:val="none" w:sz="0" w:space="0" w:color="auto"/>
          </w:divBdr>
        </w:div>
        <w:div w:id="986013687">
          <w:marLeft w:val="0"/>
          <w:marRight w:val="0"/>
          <w:marTop w:val="0"/>
          <w:marBottom w:val="0"/>
          <w:divBdr>
            <w:top w:val="none" w:sz="0" w:space="0" w:color="auto"/>
            <w:left w:val="none" w:sz="0" w:space="0" w:color="auto"/>
            <w:bottom w:val="none" w:sz="0" w:space="0" w:color="auto"/>
            <w:right w:val="none" w:sz="0" w:space="0" w:color="auto"/>
          </w:divBdr>
        </w:div>
        <w:div w:id="696546679">
          <w:marLeft w:val="0"/>
          <w:marRight w:val="0"/>
          <w:marTop w:val="0"/>
          <w:marBottom w:val="0"/>
          <w:divBdr>
            <w:top w:val="none" w:sz="0" w:space="0" w:color="auto"/>
            <w:left w:val="none" w:sz="0" w:space="0" w:color="auto"/>
            <w:bottom w:val="none" w:sz="0" w:space="0" w:color="auto"/>
            <w:right w:val="none" w:sz="0" w:space="0" w:color="auto"/>
          </w:divBdr>
        </w:div>
        <w:div w:id="217522309">
          <w:marLeft w:val="0"/>
          <w:marRight w:val="0"/>
          <w:marTop w:val="0"/>
          <w:marBottom w:val="0"/>
          <w:divBdr>
            <w:top w:val="none" w:sz="0" w:space="0" w:color="auto"/>
            <w:left w:val="none" w:sz="0" w:space="0" w:color="auto"/>
            <w:bottom w:val="none" w:sz="0" w:space="0" w:color="auto"/>
            <w:right w:val="none" w:sz="0" w:space="0" w:color="auto"/>
          </w:divBdr>
        </w:div>
        <w:div w:id="797724426">
          <w:marLeft w:val="0"/>
          <w:marRight w:val="0"/>
          <w:marTop w:val="0"/>
          <w:marBottom w:val="0"/>
          <w:divBdr>
            <w:top w:val="none" w:sz="0" w:space="0" w:color="auto"/>
            <w:left w:val="none" w:sz="0" w:space="0" w:color="auto"/>
            <w:bottom w:val="none" w:sz="0" w:space="0" w:color="auto"/>
            <w:right w:val="none" w:sz="0" w:space="0" w:color="auto"/>
          </w:divBdr>
        </w:div>
        <w:div w:id="1623614198">
          <w:marLeft w:val="0"/>
          <w:marRight w:val="0"/>
          <w:marTop w:val="0"/>
          <w:marBottom w:val="0"/>
          <w:divBdr>
            <w:top w:val="none" w:sz="0" w:space="0" w:color="auto"/>
            <w:left w:val="none" w:sz="0" w:space="0" w:color="auto"/>
            <w:bottom w:val="none" w:sz="0" w:space="0" w:color="auto"/>
            <w:right w:val="none" w:sz="0" w:space="0" w:color="auto"/>
          </w:divBdr>
        </w:div>
        <w:div w:id="212616632">
          <w:marLeft w:val="0"/>
          <w:marRight w:val="0"/>
          <w:marTop w:val="0"/>
          <w:marBottom w:val="0"/>
          <w:divBdr>
            <w:top w:val="none" w:sz="0" w:space="0" w:color="auto"/>
            <w:left w:val="none" w:sz="0" w:space="0" w:color="auto"/>
            <w:bottom w:val="none" w:sz="0" w:space="0" w:color="auto"/>
            <w:right w:val="none" w:sz="0" w:space="0" w:color="auto"/>
          </w:divBdr>
        </w:div>
        <w:div w:id="932126747">
          <w:marLeft w:val="0"/>
          <w:marRight w:val="0"/>
          <w:marTop w:val="0"/>
          <w:marBottom w:val="0"/>
          <w:divBdr>
            <w:top w:val="none" w:sz="0" w:space="0" w:color="auto"/>
            <w:left w:val="none" w:sz="0" w:space="0" w:color="auto"/>
            <w:bottom w:val="none" w:sz="0" w:space="0" w:color="auto"/>
            <w:right w:val="none" w:sz="0" w:space="0" w:color="auto"/>
          </w:divBdr>
        </w:div>
        <w:div w:id="1280531007">
          <w:marLeft w:val="0"/>
          <w:marRight w:val="0"/>
          <w:marTop w:val="0"/>
          <w:marBottom w:val="0"/>
          <w:divBdr>
            <w:top w:val="none" w:sz="0" w:space="0" w:color="auto"/>
            <w:left w:val="none" w:sz="0" w:space="0" w:color="auto"/>
            <w:bottom w:val="none" w:sz="0" w:space="0" w:color="auto"/>
            <w:right w:val="none" w:sz="0" w:space="0" w:color="auto"/>
          </w:divBdr>
        </w:div>
        <w:div w:id="893658762">
          <w:marLeft w:val="0"/>
          <w:marRight w:val="0"/>
          <w:marTop w:val="0"/>
          <w:marBottom w:val="0"/>
          <w:divBdr>
            <w:top w:val="none" w:sz="0" w:space="0" w:color="auto"/>
            <w:left w:val="none" w:sz="0" w:space="0" w:color="auto"/>
            <w:bottom w:val="none" w:sz="0" w:space="0" w:color="auto"/>
            <w:right w:val="none" w:sz="0" w:space="0" w:color="auto"/>
          </w:divBdr>
        </w:div>
        <w:div w:id="413010475">
          <w:marLeft w:val="0"/>
          <w:marRight w:val="0"/>
          <w:marTop w:val="0"/>
          <w:marBottom w:val="0"/>
          <w:divBdr>
            <w:top w:val="none" w:sz="0" w:space="0" w:color="auto"/>
            <w:left w:val="none" w:sz="0" w:space="0" w:color="auto"/>
            <w:bottom w:val="none" w:sz="0" w:space="0" w:color="auto"/>
            <w:right w:val="none" w:sz="0" w:space="0" w:color="auto"/>
          </w:divBdr>
        </w:div>
        <w:div w:id="371416849">
          <w:marLeft w:val="0"/>
          <w:marRight w:val="0"/>
          <w:marTop w:val="0"/>
          <w:marBottom w:val="0"/>
          <w:divBdr>
            <w:top w:val="none" w:sz="0" w:space="0" w:color="auto"/>
            <w:left w:val="none" w:sz="0" w:space="0" w:color="auto"/>
            <w:bottom w:val="none" w:sz="0" w:space="0" w:color="auto"/>
            <w:right w:val="none" w:sz="0" w:space="0" w:color="auto"/>
          </w:divBdr>
        </w:div>
        <w:div w:id="1117679053">
          <w:marLeft w:val="0"/>
          <w:marRight w:val="0"/>
          <w:marTop w:val="0"/>
          <w:marBottom w:val="0"/>
          <w:divBdr>
            <w:top w:val="none" w:sz="0" w:space="0" w:color="auto"/>
            <w:left w:val="none" w:sz="0" w:space="0" w:color="auto"/>
            <w:bottom w:val="none" w:sz="0" w:space="0" w:color="auto"/>
            <w:right w:val="none" w:sz="0" w:space="0" w:color="auto"/>
          </w:divBdr>
        </w:div>
        <w:div w:id="106123379">
          <w:marLeft w:val="0"/>
          <w:marRight w:val="0"/>
          <w:marTop w:val="0"/>
          <w:marBottom w:val="0"/>
          <w:divBdr>
            <w:top w:val="none" w:sz="0" w:space="0" w:color="auto"/>
            <w:left w:val="none" w:sz="0" w:space="0" w:color="auto"/>
            <w:bottom w:val="none" w:sz="0" w:space="0" w:color="auto"/>
            <w:right w:val="none" w:sz="0" w:space="0" w:color="auto"/>
          </w:divBdr>
        </w:div>
        <w:div w:id="1881437442">
          <w:marLeft w:val="0"/>
          <w:marRight w:val="0"/>
          <w:marTop w:val="0"/>
          <w:marBottom w:val="0"/>
          <w:divBdr>
            <w:top w:val="none" w:sz="0" w:space="0" w:color="auto"/>
            <w:left w:val="none" w:sz="0" w:space="0" w:color="auto"/>
            <w:bottom w:val="none" w:sz="0" w:space="0" w:color="auto"/>
            <w:right w:val="none" w:sz="0" w:space="0" w:color="auto"/>
          </w:divBdr>
        </w:div>
        <w:div w:id="1993440040">
          <w:marLeft w:val="0"/>
          <w:marRight w:val="0"/>
          <w:marTop w:val="0"/>
          <w:marBottom w:val="0"/>
          <w:divBdr>
            <w:top w:val="none" w:sz="0" w:space="0" w:color="auto"/>
            <w:left w:val="none" w:sz="0" w:space="0" w:color="auto"/>
            <w:bottom w:val="none" w:sz="0" w:space="0" w:color="auto"/>
            <w:right w:val="none" w:sz="0" w:space="0" w:color="auto"/>
          </w:divBdr>
        </w:div>
        <w:div w:id="1519078617">
          <w:marLeft w:val="0"/>
          <w:marRight w:val="0"/>
          <w:marTop w:val="0"/>
          <w:marBottom w:val="0"/>
          <w:divBdr>
            <w:top w:val="none" w:sz="0" w:space="0" w:color="auto"/>
            <w:left w:val="none" w:sz="0" w:space="0" w:color="auto"/>
            <w:bottom w:val="none" w:sz="0" w:space="0" w:color="auto"/>
            <w:right w:val="none" w:sz="0" w:space="0" w:color="auto"/>
          </w:divBdr>
        </w:div>
        <w:div w:id="868569255">
          <w:marLeft w:val="0"/>
          <w:marRight w:val="0"/>
          <w:marTop w:val="0"/>
          <w:marBottom w:val="0"/>
          <w:divBdr>
            <w:top w:val="none" w:sz="0" w:space="0" w:color="auto"/>
            <w:left w:val="none" w:sz="0" w:space="0" w:color="auto"/>
            <w:bottom w:val="none" w:sz="0" w:space="0" w:color="auto"/>
            <w:right w:val="none" w:sz="0" w:space="0" w:color="auto"/>
          </w:divBdr>
        </w:div>
        <w:div w:id="855995400">
          <w:marLeft w:val="0"/>
          <w:marRight w:val="0"/>
          <w:marTop w:val="0"/>
          <w:marBottom w:val="0"/>
          <w:divBdr>
            <w:top w:val="none" w:sz="0" w:space="0" w:color="auto"/>
            <w:left w:val="none" w:sz="0" w:space="0" w:color="auto"/>
            <w:bottom w:val="none" w:sz="0" w:space="0" w:color="auto"/>
            <w:right w:val="none" w:sz="0" w:space="0" w:color="auto"/>
          </w:divBdr>
        </w:div>
        <w:div w:id="2017463185">
          <w:marLeft w:val="0"/>
          <w:marRight w:val="0"/>
          <w:marTop w:val="0"/>
          <w:marBottom w:val="0"/>
          <w:divBdr>
            <w:top w:val="none" w:sz="0" w:space="0" w:color="auto"/>
            <w:left w:val="none" w:sz="0" w:space="0" w:color="auto"/>
            <w:bottom w:val="none" w:sz="0" w:space="0" w:color="auto"/>
            <w:right w:val="none" w:sz="0" w:space="0" w:color="auto"/>
          </w:divBdr>
        </w:div>
        <w:div w:id="1404134490">
          <w:marLeft w:val="0"/>
          <w:marRight w:val="0"/>
          <w:marTop w:val="0"/>
          <w:marBottom w:val="0"/>
          <w:divBdr>
            <w:top w:val="none" w:sz="0" w:space="0" w:color="auto"/>
            <w:left w:val="none" w:sz="0" w:space="0" w:color="auto"/>
            <w:bottom w:val="none" w:sz="0" w:space="0" w:color="auto"/>
            <w:right w:val="none" w:sz="0" w:space="0" w:color="auto"/>
          </w:divBdr>
        </w:div>
        <w:div w:id="1963266314">
          <w:marLeft w:val="0"/>
          <w:marRight w:val="0"/>
          <w:marTop w:val="0"/>
          <w:marBottom w:val="0"/>
          <w:divBdr>
            <w:top w:val="none" w:sz="0" w:space="0" w:color="auto"/>
            <w:left w:val="none" w:sz="0" w:space="0" w:color="auto"/>
            <w:bottom w:val="none" w:sz="0" w:space="0" w:color="auto"/>
            <w:right w:val="none" w:sz="0" w:space="0" w:color="auto"/>
          </w:divBdr>
        </w:div>
        <w:div w:id="1175419610">
          <w:marLeft w:val="0"/>
          <w:marRight w:val="0"/>
          <w:marTop w:val="0"/>
          <w:marBottom w:val="0"/>
          <w:divBdr>
            <w:top w:val="none" w:sz="0" w:space="0" w:color="auto"/>
            <w:left w:val="none" w:sz="0" w:space="0" w:color="auto"/>
            <w:bottom w:val="none" w:sz="0" w:space="0" w:color="auto"/>
            <w:right w:val="none" w:sz="0" w:space="0" w:color="auto"/>
          </w:divBdr>
        </w:div>
        <w:div w:id="639456789">
          <w:marLeft w:val="0"/>
          <w:marRight w:val="0"/>
          <w:marTop w:val="0"/>
          <w:marBottom w:val="0"/>
          <w:divBdr>
            <w:top w:val="none" w:sz="0" w:space="0" w:color="auto"/>
            <w:left w:val="none" w:sz="0" w:space="0" w:color="auto"/>
            <w:bottom w:val="none" w:sz="0" w:space="0" w:color="auto"/>
            <w:right w:val="none" w:sz="0" w:space="0" w:color="auto"/>
          </w:divBdr>
        </w:div>
        <w:div w:id="79329760">
          <w:marLeft w:val="0"/>
          <w:marRight w:val="0"/>
          <w:marTop w:val="0"/>
          <w:marBottom w:val="0"/>
          <w:divBdr>
            <w:top w:val="none" w:sz="0" w:space="0" w:color="auto"/>
            <w:left w:val="none" w:sz="0" w:space="0" w:color="auto"/>
            <w:bottom w:val="none" w:sz="0" w:space="0" w:color="auto"/>
            <w:right w:val="none" w:sz="0" w:space="0" w:color="auto"/>
          </w:divBdr>
        </w:div>
        <w:div w:id="651371911">
          <w:marLeft w:val="0"/>
          <w:marRight w:val="0"/>
          <w:marTop w:val="0"/>
          <w:marBottom w:val="0"/>
          <w:divBdr>
            <w:top w:val="none" w:sz="0" w:space="0" w:color="auto"/>
            <w:left w:val="none" w:sz="0" w:space="0" w:color="auto"/>
            <w:bottom w:val="none" w:sz="0" w:space="0" w:color="auto"/>
            <w:right w:val="none" w:sz="0" w:space="0" w:color="auto"/>
          </w:divBdr>
        </w:div>
        <w:div w:id="916745815">
          <w:marLeft w:val="0"/>
          <w:marRight w:val="0"/>
          <w:marTop w:val="0"/>
          <w:marBottom w:val="0"/>
          <w:divBdr>
            <w:top w:val="none" w:sz="0" w:space="0" w:color="auto"/>
            <w:left w:val="none" w:sz="0" w:space="0" w:color="auto"/>
            <w:bottom w:val="none" w:sz="0" w:space="0" w:color="auto"/>
            <w:right w:val="none" w:sz="0" w:space="0" w:color="auto"/>
          </w:divBdr>
        </w:div>
        <w:div w:id="520238935">
          <w:marLeft w:val="0"/>
          <w:marRight w:val="0"/>
          <w:marTop w:val="0"/>
          <w:marBottom w:val="0"/>
          <w:divBdr>
            <w:top w:val="none" w:sz="0" w:space="0" w:color="auto"/>
            <w:left w:val="none" w:sz="0" w:space="0" w:color="auto"/>
            <w:bottom w:val="none" w:sz="0" w:space="0" w:color="auto"/>
            <w:right w:val="none" w:sz="0" w:space="0" w:color="auto"/>
          </w:divBdr>
        </w:div>
        <w:div w:id="636567014">
          <w:marLeft w:val="0"/>
          <w:marRight w:val="0"/>
          <w:marTop w:val="0"/>
          <w:marBottom w:val="0"/>
          <w:divBdr>
            <w:top w:val="none" w:sz="0" w:space="0" w:color="auto"/>
            <w:left w:val="none" w:sz="0" w:space="0" w:color="auto"/>
            <w:bottom w:val="none" w:sz="0" w:space="0" w:color="auto"/>
            <w:right w:val="none" w:sz="0" w:space="0" w:color="auto"/>
          </w:divBdr>
        </w:div>
        <w:div w:id="1127546891">
          <w:marLeft w:val="0"/>
          <w:marRight w:val="0"/>
          <w:marTop w:val="0"/>
          <w:marBottom w:val="0"/>
          <w:divBdr>
            <w:top w:val="none" w:sz="0" w:space="0" w:color="auto"/>
            <w:left w:val="none" w:sz="0" w:space="0" w:color="auto"/>
            <w:bottom w:val="none" w:sz="0" w:space="0" w:color="auto"/>
            <w:right w:val="none" w:sz="0" w:space="0" w:color="auto"/>
          </w:divBdr>
        </w:div>
        <w:div w:id="1032075040">
          <w:marLeft w:val="0"/>
          <w:marRight w:val="0"/>
          <w:marTop w:val="0"/>
          <w:marBottom w:val="0"/>
          <w:divBdr>
            <w:top w:val="none" w:sz="0" w:space="0" w:color="auto"/>
            <w:left w:val="none" w:sz="0" w:space="0" w:color="auto"/>
            <w:bottom w:val="none" w:sz="0" w:space="0" w:color="auto"/>
            <w:right w:val="none" w:sz="0" w:space="0" w:color="auto"/>
          </w:divBdr>
        </w:div>
        <w:div w:id="1701472139">
          <w:marLeft w:val="0"/>
          <w:marRight w:val="0"/>
          <w:marTop w:val="0"/>
          <w:marBottom w:val="0"/>
          <w:divBdr>
            <w:top w:val="none" w:sz="0" w:space="0" w:color="auto"/>
            <w:left w:val="none" w:sz="0" w:space="0" w:color="auto"/>
            <w:bottom w:val="none" w:sz="0" w:space="0" w:color="auto"/>
            <w:right w:val="none" w:sz="0" w:space="0" w:color="auto"/>
          </w:divBdr>
        </w:div>
        <w:div w:id="1774280779">
          <w:marLeft w:val="0"/>
          <w:marRight w:val="0"/>
          <w:marTop w:val="0"/>
          <w:marBottom w:val="0"/>
          <w:divBdr>
            <w:top w:val="none" w:sz="0" w:space="0" w:color="auto"/>
            <w:left w:val="none" w:sz="0" w:space="0" w:color="auto"/>
            <w:bottom w:val="none" w:sz="0" w:space="0" w:color="auto"/>
            <w:right w:val="none" w:sz="0" w:space="0" w:color="auto"/>
          </w:divBdr>
        </w:div>
        <w:div w:id="843319307">
          <w:marLeft w:val="0"/>
          <w:marRight w:val="0"/>
          <w:marTop w:val="0"/>
          <w:marBottom w:val="0"/>
          <w:divBdr>
            <w:top w:val="none" w:sz="0" w:space="0" w:color="auto"/>
            <w:left w:val="none" w:sz="0" w:space="0" w:color="auto"/>
            <w:bottom w:val="none" w:sz="0" w:space="0" w:color="auto"/>
            <w:right w:val="none" w:sz="0" w:space="0" w:color="auto"/>
          </w:divBdr>
        </w:div>
        <w:div w:id="271516768">
          <w:marLeft w:val="0"/>
          <w:marRight w:val="0"/>
          <w:marTop w:val="0"/>
          <w:marBottom w:val="0"/>
          <w:divBdr>
            <w:top w:val="none" w:sz="0" w:space="0" w:color="auto"/>
            <w:left w:val="none" w:sz="0" w:space="0" w:color="auto"/>
            <w:bottom w:val="none" w:sz="0" w:space="0" w:color="auto"/>
            <w:right w:val="none" w:sz="0" w:space="0" w:color="auto"/>
          </w:divBdr>
        </w:div>
        <w:div w:id="1465344342">
          <w:marLeft w:val="0"/>
          <w:marRight w:val="0"/>
          <w:marTop w:val="0"/>
          <w:marBottom w:val="0"/>
          <w:divBdr>
            <w:top w:val="none" w:sz="0" w:space="0" w:color="auto"/>
            <w:left w:val="none" w:sz="0" w:space="0" w:color="auto"/>
            <w:bottom w:val="none" w:sz="0" w:space="0" w:color="auto"/>
            <w:right w:val="none" w:sz="0" w:space="0" w:color="auto"/>
          </w:divBdr>
        </w:div>
        <w:div w:id="1217855494">
          <w:marLeft w:val="0"/>
          <w:marRight w:val="0"/>
          <w:marTop w:val="0"/>
          <w:marBottom w:val="0"/>
          <w:divBdr>
            <w:top w:val="none" w:sz="0" w:space="0" w:color="auto"/>
            <w:left w:val="none" w:sz="0" w:space="0" w:color="auto"/>
            <w:bottom w:val="none" w:sz="0" w:space="0" w:color="auto"/>
            <w:right w:val="none" w:sz="0" w:space="0" w:color="auto"/>
          </w:divBdr>
        </w:div>
        <w:div w:id="2126145385">
          <w:marLeft w:val="0"/>
          <w:marRight w:val="0"/>
          <w:marTop w:val="0"/>
          <w:marBottom w:val="0"/>
          <w:divBdr>
            <w:top w:val="none" w:sz="0" w:space="0" w:color="auto"/>
            <w:left w:val="none" w:sz="0" w:space="0" w:color="auto"/>
            <w:bottom w:val="none" w:sz="0" w:space="0" w:color="auto"/>
            <w:right w:val="none" w:sz="0" w:space="0" w:color="auto"/>
          </w:divBdr>
        </w:div>
        <w:div w:id="1017728736">
          <w:marLeft w:val="0"/>
          <w:marRight w:val="0"/>
          <w:marTop w:val="0"/>
          <w:marBottom w:val="0"/>
          <w:divBdr>
            <w:top w:val="none" w:sz="0" w:space="0" w:color="auto"/>
            <w:left w:val="none" w:sz="0" w:space="0" w:color="auto"/>
            <w:bottom w:val="none" w:sz="0" w:space="0" w:color="auto"/>
            <w:right w:val="none" w:sz="0" w:space="0" w:color="auto"/>
          </w:divBdr>
        </w:div>
        <w:div w:id="1981643585">
          <w:marLeft w:val="0"/>
          <w:marRight w:val="0"/>
          <w:marTop w:val="0"/>
          <w:marBottom w:val="0"/>
          <w:divBdr>
            <w:top w:val="none" w:sz="0" w:space="0" w:color="auto"/>
            <w:left w:val="none" w:sz="0" w:space="0" w:color="auto"/>
            <w:bottom w:val="none" w:sz="0" w:space="0" w:color="auto"/>
            <w:right w:val="none" w:sz="0" w:space="0" w:color="auto"/>
          </w:divBdr>
        </w:div>
        <w:div w:id="177088457">
          <w:marLeft w:val="0"/>
          <w:marRight w:val="0"/>
          <w:marTop w:val="0"/>
          <w:marBottom w:val="0"/>
          <w:divBdr>
            <w:top w:val="none" w:sz="0" w:space="0" w:color="auto"/>
            <w:left w:val="none" w:sz="0" w:space="0" w:color="auto"/>
            <w:bottom w:val="none" w:sz="0" w:space="0" w:color="auto"/>
            <w:right w:val="none" w:sz="0" w:space="0" w:color="auto"/>
          </w:divBdr>
        </w:div>
        <w:div w:id="1885602986">
          <w:marLeft w:val="0"/>
          <w:marRight w:val="0"/>
          <w:marTop w:val="0"/>
          <w:marBottom w:val="0"/>
          <w:divBdr>
            <w:top w:val="none" w:sz="0" w:space="0" w:color="auto"/>
            <w:left w:val="none" w:sz="0" w:space="0" w:color="auto"/>
            <w:bottom w:val="none" w:sz="0" w:space="0" w:color="auto"/>
            <w:right w:val="none" w:sz="0" w:space="0" w:color="auto"/>
          </w:divBdr>
        </w:div>
        <w:div w:id="2003191217">
          <w:marLeft w:val="0"/>
          <w:marRight w:val="0"/>
          <w:marTop w:val="0"/>
          <w:marBottom w:val="0"/>
          <w:divBdr>
            <w:top w:val="none" w:sz="0" w:space="0" w:color="auto"/>
            <w:left w:val="none" w:sz="0" w:space="0" w:color="auto"/>
            <w:bottom w:val="none" w:sz="0" w:space="0" w:color="auto"/>
            <w:right w:val="none" w:sz="0" w:space="0" w:color="auto"/>
          </w:divBdr>
        </w:div>
        <w:div w:id="772634015">
          <w:marLeft w:val="0"/>
          <w:marRight w:val="0"/>
          <w:marTop w:val="0"/>
          <w:marBottom w:val="0"/>
          <w:divBdr>
            <w:top w:val="none" w:sz="0" w:space="0" w:color="auto"/>
            <w:left w:val="none" w:sz="0" w:space="0" w:color="auto"/>
            <w:bottom w:val="none" w:sz="0" w:space="0" w:color="auto"/>
            <w:right w:val="none" w:sz="0" w:space="0" w:color="auto"/>
          </w:divBdr>
        </w:div>
        <w:div w:id="173111354">
          <w:marLeft w:val="0"/>
          <w:marRight w:val="0"/>
          <w:marTop w:val="0"/>
          <w:marBottom w:val="0"/>
          <w:divBdr>
            <w:top w:val="none" w:sz="0" w:space="0" w:color="auto"/>
            <w:left w:val="none" w:sz="0" w:space="0" w:color="auto"/>
            <w:bottom w:val="none" w:sz="0" w:space="0" w:color="auto"/>
            <w:right w:val="none" w:sz="0" w:space="0" w:color="auto"/>
          </w:divBdr>
        </w:div>
        <w:div w:id="1947687764">
          <w:marLeft w:val="0"/>
          <w:marRight w:val="0"/>
          <w:marTop w:val="0"/>
          <w:marBottom w:val="0"/>
          <w:divBdr>
            <w:top w:val="none" w:sz="0" w:space="0" w:color="auto"/>
            <w:left w:val="none" w:sz="0" w:space="0" w:color="auto"/>
            <w:bottom w:val="none" w:sz="0" w:space="0" w:color="auto"/>
            <w:right w:val="none" w:sz="0" w:space="0" w:color="auto"/>
          </w:divBdr>
        </w:div>
        <w:div w:id="911351142">
          <w:marLeft w:val="0"/>
          <w:marRight w:val="0"/>
          <w:marTop w:val="0"/>
          <w:marBottom w:val="0"/>
          <w:divBdr>
            <w:top w:val="none" w:sz="0" w:space="0" w:color="auto"/>
            <w:left w:val="none" w:sz="0" w:space="0" w:color="auto"/>
            <w:bottom w:val="none" w:sz="0" w:space="0" w:color="auto"/>
            <w:right w:val="none" w:sz="0" w:space="0" w:color="auto"/>
          </w:divBdr>
        </w:div>
        <w:div w:id="1961493409">
          <w:marLeft w:val="0"/>
          <w:marRight w:val="0"/>
          <w:marTop w:val="0"/>
          <w:marBottom w:val="0"/>
          <w:divBdr>
            <w:top w:val="none" w:sz="0" w:space="0" w:color="auto"/>
            <w:left w:val="none" w:sz="0" w:space="0" w:color="auto"/>
            <w:bottom w:val="none" w:sz="0" w:space="0" w:color="auto"/>
            <w:right w:val="none" w:sz="0" w:space="0" w:color="auto"/>
          </w:divBdr>
        </w:div>
        <w:div w:id="920142692">
          <w:marLeft w:val="0"/>
          <w:marRight w:val="0"/>
          <w:marTop w:val="0"/>
          <w:marBottom w:val="0"/>
          <w:divBdr>
            <w:top w:val="none" w:sz="0" w:space="0" w:color="auto"/>
            <w:left w:val="none" w:sz="0" w:space="0" w:color="auto"/>
            <w:bottom w:val="none" w:sz="0" w:space="0" w:color="auto"/>
            <w:right w:val="none" w:sz="0" w:space="0" w:color="auto"/>
          </w:divBdr>
        </w:div>
        <w:div w:id="1816951559">
          <w:marLeft w:val="0"/>
          <w:marRight w:val="0"/>
          <w:marTop w:val="0"/>
          <w:marBottom w:val="0"/>
          <w:divBdr>
            <w:top w:val="none" w:sz="0" w:space="0" w:color="auto"/>
            <w:left w:val="none" w:sz="0" w:space="0" w:color="auto"/>
            <w:bottom w:val="none" w:sz="0" w:space="0" w:color="auto"/>
            <w:right w:val="none" w:sz="0" w:space="0" w:color="auto"/>
          </w:divBdr>
        </w:div>
        <w:div w:id="1724598010">
          <w:marLeft w:val="0"/>
          <w:marRight w:val="0"/>
          <w:marTop w:val="0"/>
          <w:marBottom w:val="0"/>
          <w:divBdr>
            <w:top w:val="none" w:sz="0" w:space="0" w:color="auto"/>
            <w:left w:val="none" w:sz="0" w:space="0" w:color="auto"/>
            <w:bottom w:val="none" w:sz="0" w:space="0" w:color="auto"/>
            <w:right w:val="none" w:sz="0" w:space="0" w:color="auto"/>
          </w:divBdr>
        </w:div>
        <w:div w:id="96290530">
          <w:marLeft w:val="0"/>
          <w:marRight w:val="0"/>
          <w:marTop w:val="0"/>
          <w:marBottom w:val="0"/>
          <w:divBdr>
            <w:top w:val="none" w:sz="0" w:space="0" w:color="auto"/>
            <w:left w:val="none" w:sz="0" w:space="0" w:color="auto"/>
            <w:bottom w:val="none" w:sz="0" w:space="0" w:color="auto"/>
            <w:right w:val="none" w:sz="0" w:space="0" w:color="auto"/>
          </w:divBdr>
        </w:div>
        <w:div w:id="2004165992">
          <w:marLeft w:val="0"/>
          <w:marRight w:val="0"/>
          <w:marTop w:val="0"/>
          <w:marBottom w:val="0"/>
          <w:divBdr>
            <w:top w:val="none" w:sz="0" w:space="0" w:color="auto"/>
            <w:left w:val="none" w:sz="0" w:space="0" w:color="auto"/>
            <w:bottom w:val="none" w:sz="0" w:space="0" w:color="auto"/>
            <w:right w:val="none" w:sz="0" w:space="0" w:color="auto"/>
          </w:divBdr>
        </w:div>
        <w:div w:id="243076668">
          <w:marLeft w:val="0"/>
          <w:marRight w:val="0"/>
          <w:marTop w:val="0"/>
          <w:marBottom w:val="0"/>
          <w:divBdr>
            <w:top w:val="none" w:sz="0" w:space="0" w:color="auto"/>
            <w:left w:val="none" w:sz="0" w:space="0" w:color="auto"/>
            <w:bottom w:val="none" w:sz="0" w:space="0" w:color="auto"/>
            <w:right w:val="none" w:sz="0" w:space="0" w:color="auto"/>
          </w:divBdr>
        </w:div>
        <w:div w:id="285430554">
          <w:marLeft w:val="0"/>
          <w:marRight w:val="0"/>
          <w:marTop w:val="0"/>
          <w:marBottom w:val="0"/>
          <w:divBdr>
            <w:top w:val="none" w:sz="0" w:space="0" w:color="auto"/>
            <w:left w:val="none" w:sz="0" w:space="0" w:color="auto"/>
            <w:bottom w:val="none" w:sz="0" w:space="0" w:color="auto"/>
            <w:right w:val="none" w:sz="0" w:space="0" w:color="auto"/>
          </w:divBdr>
        </w:div>
        <w:div w:id="943881359">
          <w:marLeft w:val="0"/>
          <w:marRight w:val="0"/>
          <w:marTop w:val="0"/>
          <w:marBottom w:val="0"/>
          <w:divBdr>
            <w:top w:val="none" w:sz="0" w:space="0" w:color="auto"/>
            <w:left w:val="none" w:sz="0" w:space="0" w:color="auto"/>
            <w:bottom w:val="none" w:sz="0" w:space="0" w:color="auto"/>
            <w:right w:val="none" w:sz="0" w:space="0" w:color="auto"/>
          </w:divBdr>
        </w:div>
        <w:div w:id="467094295">
          <w:marLeft w:val="0"/>
          <w:marRight w:val="0"/>
          <w:marTop w:val="0"/>
          <w:marBottom w:val="0"/>
          <w:divBdr>
            <w:top w:val="none" w:sz="0" w:space="0" w:color="auto"/>
            <w:left w:val="none" w:sz="0" w:space="0" w:color="auto"/>
            <w:bottom w:val="none" w:sz="0" w:space="0" w:color="auto"/>
            <w:right w:val="none" w:sz="0" w:space="0" w:color="auto"/>
          </w:divBdr>
        </w:div>
        <w:div w:id="1155532457">
          <w:marLeft w:val="0"/>
          <w:marRight w:val="0"/>
          <w:marTop w:val="0"/>
          <w:marBottom w:val="0"/>
          <w:divBdr>
            <w:top w:val="none" w:sz="0" w:space="0" w:color="auto"/>
            <w:left w:val="none" w:sz="0" w:space="0" w:color="auto"/>
            <w:bottom w:val="none" w:sz="0" w:space="0" w:color="auto"/>
            <w:right w:val="none" w:sz="0" w:space="0" w:color="auto"/>
          </w:divBdr>
        </w:div>
        <w:div w:id="468598393">
          <w:marLeft w:val="0"/>
          <w:marRight w:val="0"/>
          <w:marTop w:val="0"/>
          <w:marBottom w:val="0"/>
          <w:divBdr>
            <w:top w:val="none" w:sz="0" w:space="0" w:color="auto"/>
            <w:left w:val="none" w:sz="0" w:space="0" w:color="auto"/>
            <w:bottom w:val="none" w:sz="0" w:space="0" w:color="auto"/>
            <w:right w:val="none" w:sz="0" w:space="0" w:color="auto"/>
          </w:divBdr>
        </w:div>
        <w:div w:id="919172517">
          <w:marLeft w:val="0"/>
          <w:marRight w:val="0"/>
          <w:marTop w:val="0"/>
          <w:marBottom w:val="0"/>
          <w:divBdr>
            <w:top w:val="none" w:sz="0" w:space="0" w:color="auto"/>
            <w:left w:val="none" w:sz="0" w:space="0" w:color="auto"/>
            <w:bottom w:val="none" w:sz="0" w:space="0" w:color="auto"/>
            <w:right w:val="none" w:sz="0" w:space="0" w:color="auto"/>
          </w:divBdr>
        </w:div>
        <w:div w:id="1955288530">
          <w:marLeft w:val="0"/>
          <w:marRight w:val="0"/>
          <w:marTop w:val="0"/>
          <w:marBottom w:val="0"/>
          <w:divBdr>
            <w:top w:val="none" w:sz="0" w:space="0" w:color="auto"/>
            <w:left w:val="none" w:sz="0" w:space="0" w:color="auto"/>
            <w:bottom w:val="none" w:sz="0" w:space="0" w:color="auto"/>
            <w:right w:val="none" w:sz="0" w:space="0" w:color="auto"/>
          </w:divBdr>
        </w:div>
        <w:div w:id="2111003217">
          <w:marLeft w:val="0"/>
          <w:marRight w:val="0"/>
          <w:marTop w:val="0"/>
          <w:marBottom w:val="0"/>
          <w:divBdr>
            <w:top w:val="none" w:sz="0" w:space="0" w:color="auto"/>
            <w:left w:val="none" w:sz="0" w:space="0" w:color="auto"/>
            <w:bottom w:val="none" w:sz="0" w:space="0" w:color="auto"/>
            <w:right w:val="none" w:sz="0" w:space="0" w:color="auto"/>
          </w:divBdr>
        </w:div>
        <w:div w:id="2140609246">
          <w:marLeft w:val="0"/>
          <w:marRight w:val="0"/>
          <w:marTop w:val="0"/>
          <w:marBottom w:val="0"/>
          <w:divBdr>
            <w:top w:val="none" w:sz="0" w:space="0" w:color="auto"/>
            <w:left w:val="none" w:sz="0" w:space="0" w:color="auto"/>
            <w:bottom w:val="none" w:sz="0" w:space="0" w:color="auto"/>
            <w:right w:val="none" w:sz="0" w:space="0" w:color="auto"/>
          </w:divBdr>
        </w:div>
        <w:div w:id="1074232059">
          <w:marLeft w:val="0"/>
          <w:marRight w:val="0"/>
          <w:marTop w:val="0"/>
          <w:marBottom w:val="0"/>
          <w:divBdr>
            <w:top w:val="none" w:sz="0" w:space="0" w:color="auto"/>
            <w:left w:val="none" w:sz="0" w:space="0" w:color="auto"/>
            <w:bottom w:val="none" w:sz="0" w:space="0" w:color="auto"/>
            <w:right w:val="none" w:sz="0" w:space="0" w:color="auto"/>
          </w:divBdr>
        </w:div>
        <w:div w:id="264002543">
          <w:marLeft w:val="0"/>
          <w:marRight w:val="0"/>
          <w:marTop w:val="0"/>
          <w:marBottom w:val="0"/>
          <w:divBdr>
            <w:top w:val="none" w:sz="0" w:space="0" w:color="auto"/>
            <w:left w:val="none" w:sz="0" w:space="0" w:color="auto"/>
            <w:bottom w:val="none" w:sz="0" w:space="0" w:color="auto"/>
            <w:right w:val="none" w:sz="0" w:space="0" w:color="auto"/>
          </w:divBdr>
        </w:div>
        <w:div w:id="332727727">
          <w:marLeft w:val="0"/>
          <w:marRight w:val="0"/>
          <w:marTop w:val="0"/>
          <w:marBottom w:val="0"/>
          <w:divBdr>
            <w:top w:val="none" w:sz="0" w:space="0" w:color="auto"/>
            <w:left w:val="none" w:sz="0" w:space="0" w:color="auto"/>
            <w:bottom w:val="none" w:sz="0" w:space="0" w:color="auto"/>
            <w:right w:val="none" w:sz="0" w:space="0" w:color="auto"/>
          </w:divBdr>
        </w:div>
        <w:div w:id="639309532">
          <w:marLeft w:val="0"/>
          <w:marRight w:val="0"/>
          <w:marTop w:val="0"/>
          <w:marBottom w:val="0"/>
          <w:divBdr>
            <w:top w:val="none" w:sz="0" w:space="0" w:color="auto"/>
            <w:left w:val="none" w:sz="0" w:space="0" w:color="auto"/>
            <w:bottom w:val="none" w:sz="0" w:space="0" w:color="auto"/>
            <w:right w:val="none" w:sz="0" w:space="0" w:color="auto"/>
          </w:divBdr>
        </w:div>
        <w:div w:id="2052994484">
          <w:marLeft w:val="0"/>
          <w:marRight w:val="0"/>
          <w:marTop w:val="0"/>
          <w:marBottom w:val="0"/>
          <w:divBdr>
            <w:top w:val="none" w:sz="0" w:space="0" w:color="auto"/>
            <w:left w:val="none" w:sz="0" w:space="0" w:color="auto"/>
            <w:bottom w:val="none" w:sz="0" w:space="0" w:color="auto"/>
            <w:right w:val="none" w:sz="0" w:space="0" w:color="auto"/>
          </w:divBdr>
        </w:div>
        <w:div w:id="1465931661">
          <w:marLeft w:val="0"/>
          <w:marRight w:val="0"/>
          <w:marTop w:val="0"/>
          <w:marBottom w:val="0"/>
          <w:divBdr>
            <w:top w:val="none" w:sz="0" w:space="0" w:color="auto"/>
            <w:left w:val="none" w:sz="0" w:space="0" w:color="auto"/>
            <w:bottom w:val="none" w:sz="0" w:space="0" w:color="auto"/>
            <w:right w:val="none" w:sz="0" w:space="0" w:color="auto"/>
          </w:divBdr>
        </w:div>
        <w:div w:id="1739325455">
          <w:marLeft w:val="0"/>
          <w:marRight w:val="0"/>
          <w:marTop w:val="0"/>
          <w:marBottom w:val="0"/>
          <w:divBdr>
            <w:top w:val="none" w:sz="0" w:space="0" w:color="auto"/>
            <w:left w:val="none" w:sz="0" w:space="0" w:color="auto"/>
            <w:bottom w:val="none" w:sz="0" w:space="0" w:color="auto"/>
            <w:right w:val="none" w:sz="0" w:space="0" w:color="auto"/>
          </w:divBdr>
        </w:div>
        <w:div w:id="1078407246">
          <w:marLeft w:val="0"/>
          <w:marRight w:val="0"/>
          <w:marTop w:val="0"/>
          <w:marBottom w:val="0"/>
          <w:divBdr>
            <w:top w:val="none" w:sz="0" w:space="0" w:color="auto"/>
            <w:left w:val="none" w:sz="0" w:space="0" w:color="auto"/>
            <w:bottom w:val="none" w:sz="0" w:space="0" w:color="auto"/>
            <w:right w:val="none" w:sz="0" w:space="0" w:color="auto"/>
          </w:divBdr>
        </w:div>
        <w:div w:id="670764511">
          <w:marLeft w:val="0"/>
          <w:marRight w:val="0"/>
          <w:marTop w:val="0"/>
          <w:marBottom w:val="0"/>
          <w:divBdr>
            <w:top w:val="none" w:sz="0" w:space="0" w:color="auto"/>
            <w:left w:val="none" w:sz="0" w:space="0" w:color="auto"/>
            <w:bottom w:val="none" w:sz="0" w:space="0" w:color="auto"/>
            <w:right w:val="none" w:sz="0" w:space="0" w:color="auto"/>
          </w:divBdr>
        </w:div>
        <w:div w:id="1018964610">
          <w:marLeft w:val="0"/>
          <w:marRight w:val="0"/>
          <w:marTop w:val="0"/>
          <w:marBottom w:val="0"/>
          <w:divBdr>
            <w:top w:val="none" w:sz="0" w:space="0" w:color="auto"/>
            <w:left w:val="none" w:sz="0" w:space="0" w:color="auto"/>
            <w:bottom w:val="none" w:sz="0" w:space="0" w:color="auto"/>
            <w:right w:val="none" w:sz="0" w:space="0" w:color="auto"/>
          </w:divBdr>
        </w:div>
        <w:div w:id="1168325581">
          <w:marLeft w:val="0"/>
          <w:marRight w:val="0"/>
          <w:marTop w:val="0"/>
          <w:marBottom w:val="0"/>
          <w:divBdr>
            <w:top w:val="none" w:sz="0" w:space="0" w:color="auto"/>
            <w:left w:val="none" w:sz="0" w:space="0" w:color="auto"/>
            <w:bottom w:val="none" w:sz="0" w:space="0" w:color="auto"/>
            <w:right w:val="none" w:sz="0" w:space="0" w:color="auto"/>
          </w:divBdr>
        </w:div>
        <w:div w:id="799954632">
          <w:marLeft w:val="0"/>
          <w:marRight w:val="0"/>
          <w:marTop w:val="0"/>
          <w:marBottom w:val="0"/>
          <w:divBdr>
            <w:top w:val="none" w:sz="0" w:space="0" w:color="auto"/>
            <w:left w:val="none" w:sz="0" w:space="0" w:color="auto"/>
            <w:bottom w:val="none" w:sz="0" w:space="0" w:color="auto"/>
            <w:right w:val="none" w:sz="0" w:space="0" w:color="auto"/>
          </w:divBdr>
        </w:div>
        <w:div w:id="1754355044">
          <w:marLeft w:val="0"/>
          <w:marRight w:val="0"/>
          <w:marTop w:val="0"/>
          <w:marBottom w:val="0"/>
          <w:divBdr>
            <w:top w:val="none" w:sz="0" w:space="0" w:color="auto"/>
            <w:left w:val="none" w:sz="0" w:space="0" w:color="auto"/>
            <w:bottom w:val="none" w:sz="0" w:space="0" w:color="auto"/>
            <w:right w:val="none" w:sz="0" w:space="0" w:color="auto"/>
          </w:divBdr>
        </w:div>
        <w:div w:id="2073574851">
          <w:marLeft w:val="0"/>
          <w:marRight w:val="0"/>
          <w:marTop w:val="0"/>
          <w:marBottom w:val="0"/>
          <w:divBdr>
            <w:top w:val="none" w:sz="0" w:space="0" w:color="auto"/>
            <w:left w:val="none" w:sz="0" w:space="0" w:color="auto"/>
            <w:bottom w:val="none" w:sz="0" w:space="0" w:color="auto"/>
            <w:right w:val="none" w:sz="0" w:space="0" w:color="auto"/>
          </w:divBdr>
        </w:div>
        <w:div w:id="183983677">
          <w:marLeft w:val="0"/>
          <w:marRight w:val="0"/>
          <w:marTop w:val="0"/>
          <w:marBottom w:val="0"/>
          <w:divBdr>
            <w:top w:val="none" w:sz="0" w:space="0" w:color="auto"/>
            <w:left w:val="none" w:sz="0" w:space="0" w:color="auto"/>
            <w:bottom w:val="none" w:sz="0" w:space="0" w:color="auto"/>
            <w:right w:val="none" w:sz="0" w:space="0" w:color="auto"/>
          </w:divBdr>
        </w:div>
        <w:div w:id="2036733552">
          <w:marLeft w:val="0"/>
          <w:marRight w:val="0"/>
          <w:marTop w:val="0"/>
          <w:marBottom w:val="0"/>
          <w:divBdr>
            <w:top w:val="none" w:sz="0" w:space="0" w:color="auto"/>
            <w:left w:val="none" w:sz="0" w:space="0" w:color="auto"/>
            <w:bottom w:val="none" w:sz="0" w:space="0" w:color="auto"/>
            <w:right w:val="none" w:sz="0" w:space="0" w:color="auto"/>
          </w:divBdr>
        </w:div>
        <w:div w:id="1420784729">
          <w:marLeft w:val="0"/>
          <w:marRight w:val="0"/>
          <w:marTop w:val="0"/>
          <w:marBottom w:val="0"/>
          <w:divBdr>
            <w:top w:val="none" w:sz="0" w:space="0" w:color="auto"/>
            <w:left w:val="none" w:sz="0" w:space="0" w:color="auto"/>
            <w:bottom w:val="none" w:sz="0" w:space="0" w:color="auto"/>
            <w:right w:val="none" w:sz="0" w:space="0" w:color="auto"/>
          </w:divBdr>
        </w:div>
        <w:div w:id="450057743">
          <w:marLeft w:val="0"/>
          <w:marRight w:val="0"/>
          <w:marTop w:val="0"/>
          <w:marBottom w:val="0"/>
          <w:divBdr>
            <w:top w:val="none" w:sz="0" w:space="0" w:color="auto"/>
            <w:left w:val="none" w:sz="0" w:space="0" w:color="auto"/>
            <w:bottom w:val="none" w:sz="0" w:space="0" w:color="auto"/>
            <w:right w:val="none" w:sz="0" w:space="0" w:color="auto"/>
          </w:divBdr>
        </w:div>
        <w:div w:id="826752250">
          <w:marLeft w:val="0"/>
          <w:marRight w:val="0"/>
          <w:marTop w:val="0"/>
          <w:marBottom w:val="0"/>
          <w:divBdr>
            <w:top w:val="none" w:sz="0" w:space="0" w:color="auto"/>
            <w:left w:val="none" w:sz="0" w:space="0" w:color="auto"/>
            <w:bottom w:val="none" w:sz="0" w:space="0" w:color="auto"/>
            <w:right w:val="none" w:sz="0" w:space="0" w:color="auto"/>
          </w:divBdr>
        </w:div>
        <w:div w:id="1439133995">
          <w:marLeft w:val="0"/>
          <w:marRight w:val="0"/>
          <w:marTop w:val="0"/>
          <w:marBottom w:val="0"/>
          <w:divBdr>
            <w:top w:val="none" w:sz="0" w:space="0" w:color="auto"/>
            <w:left w:val="none" w:sz="0" w:space="0" w:color="auto"/>
            <w:bottom w:val="none" w:sz="0" w:space="0" w:color="auto"/>
            <w:right w:val="none" w:sz="0" w:space="0" w:color="auto"/>
          </w:divBdr>
        </w:div>
        <w:div w:id="709573516">
          <w:marLeft w:val="0"/>
          <w:marRight w:val="0"/>
          <w:marTop w:val="0"/>
          <w:marBottom w:val="0"/>
          <w:divBdr>
            <w:top w:val="none" w:sz="0" w:space="0" w:color="auto"/>
            <w:left w:val="none" w:sz="0" w:space="0" w:color="auto"/>
            <w:bottom w:val="none" w:sz="0" w:space="0" w:color="auto"/>
            <w:right w:val="none" w:sz="0" w:space="0" w:color="auto"/>
          </w:divBdr>
        </w:div>
        <w:div w:id="6367702">
          <w:marLeft w:val="0"/>
          <w:marRight w:val="0"/>
          <w:marTop w:val="0"/>
          <w:marBottom w:val="0"/>
          <w:divBdr>
            <w:top w:val="none" w:sz="0" w:space="0" w:color="auto"/>
            <w:left w:val="none" w:sz="0" w:space="0" w:color="auto"/>
            <w:bottom w:val="none" w:sz="0" w:space="0" w:color="auto"/>
            <w:right w:val="none" w:sz="0" w:space="0" w:color="auto"/>
          </w:divBdr>
        </w:div>
        <w:div w:id="390495044">
          <w:marLeft w:val="0"/>
          <w:marRight w:val="0"/>
          <w:marTop w:val="0"/>
          <w:marBottom w:val="0"/>
          <w:divBdr>
            <w:top w:val="none" w:sz="0" w:space="0" w:color="auto"/>
            <w:left w:val="none" w:sz="0" w:space="0" w:color="auto"/>
            <w:bottom w:val="none" w:sz="0" w:space="0" w:color="auto"/>
            <w:right w:val="none" w:sz="0" w:space="0" w:color="auto"/>
          </w:divBdr>
        </w:div>
        <w:div w:id="2138143119">
          <w:marLeft w:val="0"/>
          <w:marRight w:val="0"/>
          <w:marTop w:val="0"/>
          <w:marBottom w:val="0"/>
          <w:divBdr>
            <w:top w:val="none" w:sz="0" w:space="0" w:color="auto"/>
            <w:left w:val="none" w:sz="0" w:space="0" w:color="auto"/>
            <w:bottom w:val="none" w:sz="0" w:space="0" w:color="auto"/>
            <w:right w:val="none" w:sz="0" w:space="0" w:color="auto"/>
          </w:divBdr>
        </w:div>
        <w:div w:id="33506023">
          <w:marLeft w:val="0"/>
          <w:marRight w:val="0"/>
          <w:marTop w:val="0"/>
          <w:marBottom w:val="0"/>
          <w:divBdr>
            <w:top w:val="none" w:sz="0" w:space="0" w:color="auto"/>
            <w:left w:val="none" w:sz="0" w:space="0" w:color="auto"/>
            <w:bottom w:val="none" w:sz="0" w:space="0" w:color="auto"/>
            <w:right w:val="none" w:sz="0" w:space="0" w:color="auto"/>
          </w:divBdr>
        </w:div>
        <w:div w:id="1183588097">
          <w:marLeft w:val="0"/>
          <w:marRight w:val="0"/>
          <w:marTop w:val="0"/>
          <w:marBottom w:val="0"/>
          <w:divBdr>
            <w:top w:val="none" w:sz="0" w:space="0" w:color="auto"/>
            <w:left w:val="none" w:sz="0" w:space="0" w:color="auto"/>
            <w:bottom w:val="none" w:sz="0" w:space="0" w:color="auto"/>
            <w:right w:val="none" w:sz="0" w:space="0" w:color="auto"/>
          </w:divBdr>
        </w:div>
        <w:div w:id="1848402431">
          <w:marLeft w:val="0"/>
          <w:marRight w:val="0"/>
          <w:marTop w:val="0"/>
          <w:marBottom w:val="0"/>
          <w:divBdr>
            <w:top w:val="none" w:sz="0" w:space="0" w:color="auto"/>
            <w:left w:val="none" w:sz="0" w:space="0" w:color="auto"/>
            <w:bottom w:val="none" w:sz="0" w:space="0" w:color="auto"/>
            <w:right w:val="none" w:sz="0" w:space="0" w:color="auto"/>
          </w:divBdr>
        </w:div>
        <w:div w:id="482891848">
          <w:marLeft w:val="0"/>
          <w:marRight w:val="0"/>
          <w:marTop w:val="0"/>
          <w:marBottom w:val="0"/>
          <w:divBdr>
            <w:top w:val="none" w:sz="0" w:space="0" w:color="auto"/>
            <w:left w:val="none" w:sz="0" w:space="0" w:color="auto"/>
            <w:bottom w:val="none" w:sz="0" w:space="0" w:color="auto"/>
            <w:right w:val="none" w:sz="0" w:space="0" w:color="auto"/>
          </w:divBdr>
        </w:div>
        <w:div w:id="1638484523">
          <w:marLeft w:val="0"/>
          <w:marRight w:val="0"/>
          <w:marTop w:val="0"/>
          <w:marBottom w:val="0"/>
          <w:divBdr>
            <w:top w:val="none" w:sz="0" w:space="0" w:color="auto"/>
            <w:left w:val="none" w:sz="0" w:space="0" w:color="auto"/>
            <w:bottom w:val="none" w:sz="0" w:space="0" w:color="auto"/>
            <w:right w:val="none" w:sz="0" w:space="0" w:color="auto"/>
          </w:divBdr>
        </w:div>
        <w:div w:id="2079357028">
          <w:marLeft w:val="0"/>
          <w:marRight w:val="0"/>
          <w:marTop w:val="0"/>
          <w:marBottom w:val="0"/>
          <w:divBdr>
            <w:top w:val="none" w:sz="0" w:space="0" w:color="auto"/>
            <w:left w:val="none" w:sz="0" w:space="0" w:color="auto"/>
            <w:bottom w:val="none" w:sz="0" w:space="0" w:color="auto"/>
            <w:right w:val="none" w:sz="0" w:space="0" w:color="auto"/>
          </w:divBdr>
        </w:div>
        <w:div w:id="892277559">
          <w:marLeft w:val="0"/>
          <w:marRight w:val="0"/>
          <w:marTop w:val="0"/>
          <w:marBottom w:val="0"/>
          <w:divBdr>
            <w:top w:val="none" w:sz="0" w:space="0" w:color="auto"/>
            <w:left w:val="none" w:sz="0" w:space="0" w:color="auto"/>
            <w:bottom w:val="none" w:sz="0" w:space="0" w:color="auto"/>
            <w:right w:val="none" w:sz="0" w:space="0" w:color="auto"/>
          </w:divBdr>
        </w:div>
        <w:div w:id="945816056">
          <w:marLeft w:val="0"/>
          <w:marRight w:val="0"/>
          <w:marTop w:val="0"/>
          <w:marBottom w:val="0"/>
          <w:divBdr>
            <w:top w:val="none" w:sz="0" w:space="0" w:color="auto"/>
            <w:left w:val="none" w:sz="0" w:space="0" w:color="auto"/>
            <w:bottom w:val="none" w:sz="0" w:space="0" w:color="auto"/>
            <w:right w:val="none" w:sz="0" w:space="0" w:color="auto"/>
          </w:divBdr>
        </w:div>
        <w:div w:id="384377158">
          <w:marLeft w:val="0"/>
          <w:marRight w:val="0"/>
          <w:marTop w:val="0"/>
          <w:marBottom w:val="0"/>
          <w:divBdr>
            <w:top w:val="none" w:sz="0" w:space="0" w:color="auto"/>
            <w:left w:val="none" w:sz="0" w:space="0" w:color="auto"/>
            <w:bottom w:val="none" w:sz="0" w:space="0" w:color="auto"/>
            <w:right w:val="none" w:sz="0" w:space="0" w:color="auto"/>
          </w:divBdr>
        </w:div>
        <w:div w:id="437406093">
          <w:marLeft w:val="0"/>
          <w:marRight w:val="0"/>
          <w:marTop w:val="0"/>
          <w:marBottom w:val="0"/>
          <w:divBdr>
            <w:top w:val="none" w:sz="0" w:space="0" w:color="auto"/>
            <w:left w:val="none" w:sz="0" w:space="0" w:color="auto"/>
            <w:bottom w:val="none" w:sz="0" w:space="0" w:color="auto"/>
            <w:right w:val="none" w:sz="0" w:space="0" w:color="auto"/>
          </w:divBdr>
        </w:div>
        <w:div w:id="1333265799">
          <w:marLeft w:val="0"/>
          <w:marRight w:val="0"/>
          <w:marTop w:val="0"/>
          <w:marBottom w:val="0"/>
          <w:divBdr>
            <w:top w:val="none" w:sz="0" w:space="0" w:color="auto"/>
            <w:left w:val="none" w:sz="0" w:space="0" w:color="auto"/>
            <w:bottom w:val="none" w:sz="0" w:space="0" w:color="auto"/>
            <w:right w:val="none" w:sz="0" w:space="0" w:color="auto"/>
          </w:divBdr>
        </w:div>
        <w:div w:id="431778056">
          <w:marLeft w:val="0"/>
          <w:marRight w:val="0"/>
          <w:marTop w:val="0"/>
          <w:marBottom w:val="0"/>
          <w:divBdr>
            <w:top w:val="none" w:sz="0" w:space="0" w:color="auto"/>
            <w:left w:val="none" w:sz="0" w:space="0" w:color="auto"/>
            <w:bottom w:val="none" w:sz="0" w:space="0" w:color="auto"/>
            <w:right w:val="none" w:sz="0" w:space="0" w:color="auto"/>
          </w:divBdr>
        </w:div>
        <w:div w:id="229194200">
          <w:marLeft w:val="0"/>
          <w:marRight w:val="0"/>
          <w:marTop w:val="0"/>
          <w:marBottom w:val="0"/>
          <w:divBdr>
            <w:top w:val="none" w:sz="0" w:space="0" w:color="auto"/>
            <w:left w:val="none" w:sz="0" w:space="0" w:color="auto"/>
            <w:bottom w:val="none" w:sz="0" w:space="0" w:color="auto"/>
            <w:right w:val="none" w:sz="0" w:space="0" w:color="auto"/>
          </w:divBdr>
        </w:div>
        <w:div w:id="1025710951">
          <w:marLeft w:val="0"/>
          <w:marRight w:val="0"/>
          <w:marTop w:val="0"/>
          <w:marBottom w:val="0"/>
          <w:divBdr>
            <w:top w:val="none" w:sz="0" w:space="0" w:color="auto"/>
            <w:left w:val="none" w:sz="0" w:space="0" w:color="auto"/>
            <w:bottom w:val="none" w:sz="0" w:space="0" w:color="auto"/>
            <w:right w:val="none" w:sz="0" w:space="0" w:color="auto"/>
          </w:divBdr>
        </w:div>
        <w:div w:id="1552425447">
          <w:marLeft w:val="0"/>
          <w:marRight w:val="0"/>
          <w:marTop w:val="0"/>
          <w:marBottom w:val="0"/>
          <w:divBdr>
            <w:top w:val="none" w:sz="0" w:space="0" w:color="auto"/>
            <w:left w:val="none" w:sz="0" w:space="0" w:color="auto"/>
            <w:bottom w:val="none" w:sz="0" w:space="0" w:color="auto"/>
            <w:right w:val="none" w:sz="0" w:space="0" w:color="auto"/>
          </w:divBdr>
        </w:div>
        <w:div w:id="807628960">
          <w:marLeft w:val="0"/>
          <w:marRight w:val="0"/>
          <w:marTop w:val="0"/>
          <w:marBottom w:val="0"/>
          <w:divBdr>
            <w:top w:val="none" w:sz="0" w:space="0" w:color="auto"/>
            <w:left w:val="none" w:sz="0" w:space="0" w:color="auto"/>
            <w:bottom w:val="none" w:sz="0" w:space="0" w:color="auto"/>
            <w:right w:val="none" w:sz="0" w:space="0" w:color="auto"/>
          </w:divBdr>
        </w:div>
        <w:div w:id="1498762923">
          <w:marLeft w:val="0"/>
          <w:marRight w:val="0"/>
          <w:marTop w:val="0"/>
          <w:marBottom w:val="0"/>
          <w:divBdr>
            <w:top w:val="none" w:sz="0" w:space="0" w:color="auto"/>
            <w:left w:val="none" w:sz="0" w:space="0" w:color="auto"/>
            <w:bottom w:val="none" w:sz="0" w:space="0" w:color="auto"/>
            <w:right w:val="none" w:sz="0" w:space="0" w:color="auto"/>
          </w:divBdr>
        </w:div>
        <w:div w:id="583757845">
          <w:marLeft w:val="0"/>
          <w:marRight w:val="0"/>
          <w:marTop w:val="0"/>
          <w:marBottom w:val="0"/>
          <w:divBdr>
            <w:top w:val="none" w:sz="0" w:space="0" w:color="auto"/>
            <w:left w:val="none" w:sz="0" w:space="0" w:color="auto"/>
            <w:bottom w:val="none" w:sz="0" w:space="0" w:color="auto"/>
            <w:right w:val="none" w:sz="0" w:space="0" w:color="auto"/>
          </w:divBdr>
        </w:div>
        <w:div w:id="119614590">
          <w:marLeft w:val="0"/>
          <w:marRight w:val="0"/>
          <w:marTop w:val="0"/>
          <w:marBottom w:val="0"/>
          <w:divBdr>
            <w:top w:val="none" w:sz="0" w:space="0" w:color="auto"/>
            <w:left w:val="none" w:sz="0" w:space="0" w:color="auto"/>
            <w:bottom w:val="none" w:sz="0" w:space="0" w:color="auto"/>
            <w:right w:val="none" w:sz="0" w:space="0" w:color="auto"/>
          </w:divBdr>
        </w:div>
        <w:div w:id="1880700911">
          <w:marLeft w:val="0"/>
          <w:marRight w:val="0"/>
          <w:marTop w:val="0"/>
          <w:marBottom w:val="0"/>
          <w:divBdr>
            <w:top w:val="none" w:sz="0" w:space="0" w:color="auto"/>
            <w:left w:val="none" w:sz="0" w:space="0" w:color="auto"/>
            <w:bottom w:val="none" w:sz="0" w:space="0" w:color="auto"/>
            <w:right w:val="none" w:sz="0" w:space="0" w:color="auto"/>
          </w:divBdr>
        </w:div>
        <w:div w:id="1436828457">
          <w:marLeft w:val="0"/>
          <w:marRight w:val="0"/>
          <w:marTop w:val="0"/>
          <w:marBottom w:val="0"/>
          <w:divBdr>
            <w:top w:val="none" w:sz="0" w:space="0" w:color="auto"/>
            <w:left w:val="none" w:sz="0" w:space="0" w:color="auto"/>
            <w:bottom w:val="none" w:sz="0" w:space="0" w:color="auto"/>
            <w:right w:val="none" w:sz="0" w:space="0" w:color="auto"/>
          </w:divBdr>
        </w:div>
        <w:div w:id="472330102">
          <w:marLeft w:val="0"/>
          <w:marRight w:val="0"/>
          <w:marTop w:val="0"/>
          <w:marBottom w:val="0"/>
          <w:divBdr>
            <w:top w:val="none" w:sz="0" w:space="0" w:color="auto"/>
            <w:left w:val="none" w:sz="0" w:space="0" w:color="auto"/>
            <w:bottom w:val="none" w:sz="0" w:space="0" w:color="auto"/>
            <w:right w:val="none" w:sz="0" w:space="0" w:color="auto"/>
          </w:divBdr>
        </w:div>
        <w:div w:id="1321033235">
          <w:marLeft w:val="0"/>
          <w:marRight w:val="0"/>
          <w:marTop w:val="0"/>
          <w:marBottom w:val="0"/>
          <w:divBdr>
            <w:top w:val="none" w:sz="0" w:space="0" w:color="auto"/>
            <w:left w:val="none" w:sz="0" w:space="0" w:color="auto"/>
            <w:bottom w:val="none" w:sz="0" w:space="0" w:color="auto"/>
            <w:right w:val="none" w:sz="0" w:space="0" w:color="auto"/>
          </w:divBdr>
        </w:div>
        <w:div w:id="460999766">
          <w:marLeft w:val="0"/>
          <w:marRight w:val="0"/>
          <w:marTop w:val="0"/>
          <w:marBottom w:val="0"/>
          <w:divBdr>
            <w:top w:val="none" w:sz="0" w:space="0" w:color="auto"/>
            <w:left w:val="none" w:sz="0" w:space="0" w:color="auto"/>
            <w:bottom w:val="none" w:sz="0" w:space="0" w:color="auto"/>
            <w:right w:val="none" w:sz="0" w:space="0" w:color="auto"/>
          </w:divBdr>
        </w:div>
        <w:div w:id="638344311">
          <w:marLeft w:val="0"/>
          <w:marRight w:val="0"/>
          <w:marTop w:val="0"/>
          <w:marBottom w:val="0"/>
          <w:divBdr>
            <w:top w:val="none" w:sz="0" w:space="0" w:color="auto"/>
            <w:left w:val="none" w:sz="0" w:space="0" w:color="auto"/>
            <w:bottom w:val="none" w:sz="0" w:space="0" w:color="auto"/>
            <w:right w:val="none" w:sz="0" w:space="0" w:color="auto"/>
          </w:divBdr>
        </w:div>
        <w:div w:id="1603416689">
          <w:marLeft w:val="0"/>
          <w:marRight w:val="0"/>
          <w:marTop w:val="0"/>
          <w:marBottom w:val="0"/>
          <w:divBdr>
            <w:top w:val="none" w:sz="0" w:space="0" w:color="auto"/>
            <w:left w:val="none" w:sz="0" w:space="0" w:color="auto"/>
            <w:bottom w:val="none" w:sz="0" w:space="0" w:color="auto"/>
            <w:right w:val="none" w:sz="0" w:space="0" w:color="auto"/>
          </w:divBdr>
        </w:div>
        <w:div w:id="561674489">
          <w:marLeft w:val="0"/>
          <w:marRight w:val="0"/>
          <w:marTop w:val="0"/>
          <w:marBottom w:val="0"/>
          <w:divBdr>
            <w:top w:val="none" w:sz="0" w:space="0" w:color="auto"/>
            <w:left w:val="none" w:sz="0" w:space="0" w:color="auto"/>
            <w:bottom w:val="none" w:sz="0" w:space="0" w:color="auto"/>
            <w:right w:val="none" w:sz="0" w:space="0" w:color="auto"/>
          </w:divBdr>
        </w:div>
        <w:div w:id="252978740">
          <w:marLeft w:val="0"/>
          <w:marRight w:val="0"/>
          <w:marTop w:val="0"/>
          <w:marBottom w:val="0"/>
          <w:divBdr>
            <w:top w:val="none" w:sz="0" w:space="0" w:color="auto"/>
            <w:left w:val="none" w:sz="0" w:space="0" w:color="auto"/>
            <w:bottom w:val="none" w:sz="0" w:space="0" w:color="auto"/>
            <w:right w:val="none" w:sz="0" w:space="0" w:color="auto"/>
          </w:divBdr>
        </w:div>
        <w:div w:id="932781026">
          <w:marLeft w:val="0"/>
          <w:marRight w:val="0"/>
          <w:marTop w:val="0"/>
          <w:marBottom w:val="0"/>
          <w:divBdr>
            <w:top w:val="none" w:sz="0" w:space="0" w:color="auto"/>
            <w:left w:val="none" w:sz="0" w:space="0" w:color="auto"/>
            <w:bottom w:val="none" w:sz="0" w:space="0" w:color="auto"/>
            <w:right w:val="none" w:sz="0" w:space="0" w:color="auto"/>
          </w:divBdr>
        </w:div>
        <w:div w:id="1284649567">
          <w:marLeft w:val="0"/>
          <w:marRight w:val="0"/>
          <w:marTop w:val="0"/>
          <w:marBottom w:val="0"/>
          <w:divBdr>
            <w:top w:val="none" w:sz="0" w:space="0" w:color="auto"/>
            <w:left w:val="none" w:sz="0" w:space="0" w:color="auto"/>
            <w:bottom w:val="none" w:sz="0" w:space="0" w:color="auto"/>
            <w:right w:val="none" w:sz="0" w:space="0" w:color="auto"/>
          </w:divBdr>
        </w:div>
        <w:div w:id="157966292">
          <w:marLeft w:val="0"/>
          <w:marRight w:val="0"/>
          <w:marTop w:val="0"/>
          <w:marBottom w:val="0"/>
          <w:divBdr>
            <w:top w:val="none" w:sz="0" w:space="0" w:color="auto"/>
            <w:left w:val="none" w:sz="0" w:space="0" w:color="auto"/>
            <w:bottom w:val="none" w:sz="0" w:space="0" w:color="auto"/>
            <w:right w:val="none" w:sz="0" w:space="0" w:color="auto"/>
          </w:divBdr>
        </w:div>
        <w:div w:id="2093427737">
          <w:marLeft w:val="0"/>
          <w:marRight w:val="0"/>
          <w:marTop w:val="0"/>
          <w:marBottom w:val="0"/>
          <w:divBdr>
            <w:top w:val="none" w:sz="0" w:space="0" w:color="auto"/>
            <w:left w:val="none" w:sz="0" w:space="0" w:color="auto"/>
            <w:bottom w:val="none" w:sz="0" w:space="0" w:color="auto"/>
            <w:right w:val="none" w:sz="0" w:space="0" w:color="auto"/>
          </w:divBdr>
        </w:div>
        <w:div w:id="1575815905">
          <w:marLeft w:val="0"/>
          <w:marRight w:val="0"/>
          <w:marTop w:val="0"/>
          <w:marBottom w:val="0"/>
          <w:divBdr>
            <w:top w:val="none" w:sz="0" w:space="0" w:color="auto"/>
            <w:left w:val="none" w:sz="0" w:space="0" w:color="auto"/>
            <w:bottom w:val="none" w:sz="0" w:space="0" w:color="auto"/>
            <w:right w:val="none" w:sz="0" w:space="0" w:color="auto"/>
          </w:divBdr>
        </w:div>
        <w:div w:id="1759667599">
          <w:marLeft w:val="0"/>
          <w:marRight w:val="0"/>
          <w:marTop w:val="0"/>
          <w:marBottom w:val="0"/>
          <w:divBdr>
            <w:top w:val="none" w:sz="0" w:space="0" w:color="auto"/>
            <w:left w:val="none" w:sz="0" w:space="0" w:color="auto"/>
            <w:bottom w:val="none" w:sz="0" w:space="0" w:color="auto"/>
            <w:right w:val="none" w:sz="0" w:space="0" w:color="auto"/>
          </w:divBdr>
        </w:div>
        <w:div w:id="1332559955">
          <w:marLeft w:val="0"/>
          <w:marRight w:val="0"/>
          <w:marTop w:val="0"/>
          <w:marBottom w:val="0"/>
          <w:divBdr>
            <w:top w:val="none" w:sz="0" w:space="0" w:color="auto"/>
            <w:left w:val="none" w:sz="0" w:space="0" w:color="auto"/>
            <w:bottom w:val="none" w:sz="0" w:space="0" w:color="auto"/>
            <w:right w:val="none" w:sz="0" w:space="0" w:color="auto"/>
          </w:divBdr>
        </w:div>
        <w:div w:id="1093354215">
          <w:marLeft w:val="0"/>
          <w:marRight w:val="0"/>
          <w:marTop w:val="0"/>
          <w:marBottom w:val="0"/>
          <w:divBdr>
            <w:top w:val="none" w:sz="0" w:space="0" w:color="auto"/>
            <w:left w:val="none" w:sz="0" w:space="0" w:color="auto"/>
            <w:bottom w:val="none" w:sz="0" w:space="0" w:color="auto"/>
            <w:right w:val="none" w:sz="0" w:space="0" w:color="auto"/>
          </w:divBdr>
        </w:div>
        <w:div w:id="732656043">
          <w:marLeft w:val="0"/>
          <w:marRight w:val="0"/>
          <w:marTop w:val="0"/>
          <w:marBottom w:val="0"/>
          <w:divBdr>
            <w:top w:val="none" w:sz="0" w:space="0" w:color="auto"/>
            <w:left w:val="none" w:sz="0" w:space="0" w:color="auto"/>
            <w:bottom w:val="none" w:sz="0" w:space="0" w:color="auto"/>
            <w:right w:val="none" w:sz="0" w:space="0" w:color="auto"/>
          </w:divBdr>
        </w:div>
        <w:div w:id="1494569891">
          <w:marLeft w:val="0"/>
          <w:marRight w:val="0"/>
          <w:marTop w:val="0"/>
          <w:marBottom w:val="0"/>
          <w:divBdr>
            <w:top w:val="none" w:sz="0" w:space="0" w:color="auto"/>
            <w:left w:val="none" w:sz="0" w:space="0" w:color="auto"/>
            <w:bottom w:val="none" w:sz="0" w:space="0" w:color="auto"/>
            <w:right w:val="none" w:sz="0" w:space="0" w:color="auto"/>
          </w:divBdr>
        </w:div>
        <w:div w:id="626929043">
          <w:marLeft w:val="0"/>
          <w:marRight w:val="0"/>
          <w:marTop w:val="0"/>
          <w:marBottom w:val="0"/>
          <w:divBdr>
            <w:top w:val="none" w:sz="0" w:space="0" w:color="auto"/>
            <w:left w:val="none" w:sz="0" w:space="0" w:color="auto"/>
            <w:bottom w:val="none" w:sz="0" w:space="0" w:color="auto"/>
            <w:right w:val="none" w:sz="0" w:space="0" w:color="auto"/>
          </w:divBdr>
        </w:div>
        <w:div w:id="1844778517">
          <w:marLeft w:val="0"/>
          <w:marRight w:val="0"/>
          <w:marTop w:val="0"/>
          <w:marBottom w:val="0"/>
          <w:divBdr>
            <w:top w:val="none" w:sz="0" w:space="0" w:color="auto"/>
            <w:left w:val="none" w:sz="0" w:space="0" w:color="auto"/>
            <w:bottom w:val="none" w:sz="0" w:space="0" w:color="auto"/>
            <w:right w:val="none" w:sz="0" w:space="0" w:color="auto"/>
          </w:divBdr>
        </w:div>
        <w:div w:id="804354346">
          <w:marLeft w:val="0"/>
          <w:marRight w:val="0"/>
          <w:marTop w:val="0"/>
          <w:marBottom w:val="0"/>
          <w:divBdr>
            <w:top w:val="none" w:sz="0" w:space="0" w:color="auto"/>
            <w:left w:val="none" w:sz="0" w:space="0" w:color="auto"/>
            <w:bottom w:val="none" w:sz="0" w:space="0" w:color="auto"/>
            <w:right w:val="none" w:sz="0" w:space="0" w:color="auto"/>
          </w:divBdr>
        </w:div>
        <w:div w:id="1527525267">
          <w:marLeft w:val="0"/>
          <w:marRight w:val="0"/>
          <w:marTop w:val="0"/>
          <w:marBottom w:val="0"/>
          <w:divBdr>
            <w:top w:val="none" w:sz="0" w:space="0" w:color="auto"/>
            <w:left w:val="none" w:sz="0" w:space="0" w:color="auto"/>
            <w:bottom w:val="none" w:sz="0" w:space="0" w:color="auto"/>
            <w:right w:val="none" w:sz="0" w:space="0" w:color="auto"/>
          </w:divBdr>
        </w:div>
        <w:div w:id="692801113">
          <w:marLeft w:val="0"/>
          <w:marRight w:val="0"/>
          <w:marTop w:val="0"/>
          <w:marBottom w:val="0"/>
          <w:divBdr>
            <w:top w:val="none" w:sz="0" w:space="0" w:color="auto"/>
            <w:left w:val="none" w:sz="0" w:space="0" w:color="auto"/>
            <w:bottom w:val="none" w:sz="0" w:space="0" w:color="auto"/>
            <w:right w:val="none" w:sz="0" w:space="0" w:color="auto"/>
          </w:divBdr>
        </w:div>
        <w:div w:id="1193805629">
          <w:marLeft w:val="0"/>
          <w:marRight w:val="0"/>
          <w:marTop w:val="0"/>
          <w:marBottom w:val="0"/>
          <w:divBdr>
            <w:top w:val="none" w:sz="0" w:space="0" w:color="auto"/>
            <w:left w:val="none" w:sz="0" w:space="0" w:color="auto"/>
            <w:bottom w:val="none" w:sz="0" w:space="0" w:color="auto"/>
            <w:right w:val="none" w:sz="0" w:space="0" w:color="auto"/>
          </w:divBdr>
        </w:div>
        <w:div w:id="1268394059">
          <w:marLeft w:val="0"/>
          <w:marRight w:val="0"/>
          <w:marTop w:val="0"/>
          <w:marBottom w:val="0"/>
          <w:divBdr>
            <w:top w:val="none" w:sz="0" w:space="0" w:color="auto"/>
            <w:left w:val="none" w:sz="0" w:space="0" w:color="auto"/>
            <w:bottom w:val="none" w:sz="0" w:space="0" w:color="auto"/>
            <w:right w:val="none" w:sz="0" w:space="0" w:color="auto"/>
          </w:divBdr>
        </w:div>
        <w:div w:id="1718969506">
          <w:marLeft w:val="0"/>
          <w:marRight w:val="0"/>
          <w:marTop w:val="0"/>
          <w:marBottom w:val="0"/>
          <w:divBdr>
            <w:top w:val="none" w:sz="0" w:space="0" w:color="auto"/>
            <w:left w:val="none" w:sz="0" w:space="0" w:color="auto"/>
            <w:bottom w:val="none" w:sz="0" w:space="0" w:color="auto"/>
            <w:right w:val="none" w:sz="0" w:space="0" w:color="auto"/>
          </w:divBdr>
        </w:div>
        <w:div w:id="772483813">
          <w:marLeft w:val="0"/>
          <w:marRight w:val="0"/>
          <w:marTop w:val="0"/>
          <w:marBottom w:val="0"/>
          <w:divBdr>
            <w:top w:val="none" w:sz="0" w:space="0" w:color="auto"/>
            <w:left w:val="none" w:sz="0" w:space="0" w:color="auto"/>
            <w:bottom w:val="none" w:sz="0" w:space="0" w:color="auto"/>
            <w:right w:val="none" w:sz="0" w:space="0" w:color="auto"/>
          </w:divBdr>
        </w:div>
        <w:div w:id="845167790">
          <w:marLeft w:val="0"/>
          <w:marRight w:val="0"/>
          <w:marTop w:val="0"/>
          <w:marBottom w:val="0"/>
          <w:divBdr>
            <w:top w:val="none" w:sz="0" w:space="0" w:color="auto"/>
            <w:left w:val="none" w:sz="0" w:space="0" w:color="auto"/>
            <w:bottom w:val="none" w:sz="0" w:space="0" w:color="auto"/>
            <w:right w:val="none" w:sz="0" w:space="0" w:color="auto"/>
          </w:divBdr>
        </w:div>
        <w:div w:id="194004531">
          <w:marLeft w:val="0"/>
          <w:marRight w:val="0"/>
          <w:marTop w:val="0"/>
          <w:marBottom w:val="0"/>
          <w:divBdr>
            <w:top w:val="none" w:sz="0" w:space="0" w:color="auto"/>
            <w:left w:val="none" w:sz="0" w:space="0" w:color="auto"/>
            <w:bottom w:val="none" w:sz="0" w:space="0" w:color="auto"/>
            <w:right w:val="none" w:sz="0" w:space="0" w:color="auto"/>
          </w:divBdr>
        </w:div>
        <w:div w:id="592322851">
          <w:marLeft w:val="0"/>
          <w:marRight w:val="0"/>
          <w:marTop w:val="0"/>
          <w:marBottom w:val="0"/>
          <w:divBdr>
            <w:top w:val="none" w:sz="0" w:space="0" w:color="auto"/>
            <w:left w:val="none" w:sz="0" w:space="0" w:color="auto"/>
            <w:bottom w:val="none" w:sz="0" w:space="0" w:color="auto"/>
            <w:right w:val="none" w:sz="0" w:space="0" w:color="auto"/>
          </w:divBdr>
        </w:div>
        <w:div w:id="1437674892">
          <w:marLeft w:val="0"/>
          <w:marRight w:val="0"/>
          <w:marTop w:val="0"/>
          <w:marBottom w:val="0"/>
          <w:divBdr>
            <w:top w:val="none" w:sz="0" w:space="0" w:color="auto"/>
            <w:left w:val="none" w:sz="0" w:space="0" w:color="auto"/>
            <w:bottom w:val="none" w:sz="0" w:space="0" w:color="auto"/>
            <w:right w:val="none" w:sz="0" w:space="0" w:color="auto"/>
          </w:divBdr>
        </w:div>
        <w:div w:id="1502424760">
          <w:marLeft w:val="0"/>
          <w:marRight w:val="0"/>
          <w:marTop w:val="0"/>
          <w:marBottom w:val="0"/>
          <w:divBdr>
            <w:top w:val="none" w:sz="0" w:space="0" w:color="auto"/>
            <w:left w:val="none" w:sz="0" w:space="0" w:color="auto"/>
            <w:bottom w:val="none" w:sz="0" w:space="0" w:color="auto"/>
            <w:right w:val="none" w:sz="0" w:space="0" w:color="auto"/>
          </w:divBdr>
        </w:div>
        <w:div w:id="1615092398">
          <w:marLeft w:val="0"/>
          <w:marRight w:val="0"/>
          <w:marTop w:val="0"/>
          <w:marBottom w:val="0"/>
          <w:divBdr>
            <w:top w:val="none" w:sz="0" w:space="0" w:color="auto"/>
            <w:left w:val="none" w:sz="0" w:space="0" w:color="auto"/>
            <w:bottom w:val="none" w:sz="0" w:space="0" w:color="auto"/>
            <w:right w:val="none" w:sz="0" w:space="0" w:color="auto"/>
          </w:divBdr>
        </w:div>
        <w:div w:id="1985810096">
          <w:marLeft w:val="0"/>
          <w:marRight w:val="0"/>
          <w:marTop w:val="0"/>
          <w:marBottom w:val="0"/>
          <w:divBdr>
            <w:top w:val="none" w:sz="0" w:space="0" w:color="auto"/>
            <w:left w:val="none" w:sz="0" w:space="0" w:color="auto"/>
            <w:bottom w:val="none" w:sz="0" w:space="0" w:color="auto"/>
            <w:right w:val="none" w:sz="0" w:space="0" w:color="auto"/>
          </w:divBdr>
        </w:div>
        <w:div w:id="29771423">
          <w:marLeft w:val="0"/>
          <w:marRight w:val="0"/>
          <w:marTop w:val="0"/>
          <w:marBottom w:val="0"/>
          <w:divBdr>
            <w:top w:val="none" w:sz="0" w:space="0" w:color="auto"/>
            <w:left w:val="none" w:sz="0" w:space="0" w:color="auto"/>
            <w:bottom w:val="none" w:sz="0" w:space="0" w:color="auto"/>
            <w:right w:val="none" w:sz="0" w:space="0" w:color="auto"/>
          </w:divBdr>
        </w:div>
        <w:div w:id="1432317961">
          <w:marLeft w:val="0"/>
          <w:marRight w:val="0"/>
          <w:marTop w:val="0"/>
          <w:marBottom w:val="0"/>
          <w:divBdr>
            <w:top w:val="none" w:sz="0" w:space="0" w:color="auto"/>
            <w:left w:val="none" w:sz="0" w:space="0" w:color="auto"/>
            <w:bottom w:val="none" w:sz="0" w:space="0" w:color="auto"/>
            <w:right w:val="none" w:sz="0" w:space="0" w:color="auto"/>
          </w:divBdr>
        </w:div>
        <w:div w:id="595212474">
          <w:marLeft w:val="0"/>
          <w:marRight w:val="0"/>
          <w:marTop w:val="0"/>
          <w:marBottom w:val="0"/>
          <w:divBdr>
            <w:top w:val="none" w:sz="0" w:space="0" w:color="auto"/>
            <w:left w:val="none" w:sz="0" w:space="0" w:color="auto"/>
            <w:bottom w:val="none" w:sz="0" w:space="0" w:color="auto"/>
            <w:right w:val="none" w:sz="0" w:space="0" w:color="auto"/>
          </w:divBdr>
        </w:div>
        <w:div w:id="1185169606">
          <w:marLeft w:val="0"/>
          <w:marRight w:val="0"/>
          <w:marTop w:val="0"/>
          <w:marBottom w:val="0"/>
          <w:divBdr>
            <w:top w:val="none" w:sz="0" w:space="0" w:color="auto"/>
            <w:left w:val="none" w:sz="0" w:space="0" w:color="auto"/>
            <w:bottom w:val="none" w:sz="0" w:space="0" w:color="auto"/>
            <w:right w:val="none" w:sz="0" w:space="0" w:color="auto"/>
          </w:divBdr>
        </w:div>
        <w:div w:id="2096782911">
          <w:marLeft w:val="0"/>
          <w:marRight w:val="0"/>
          <w:marTop w:val="0"/>
          <w:marBottom w:val="0"/>
          <w:divBdr>
            <w:top w:val="none" w:sz="0" w:space="0" w:color="auto"/>
            <w:left w:val="none" w:sz="0" w:space="0" w:color="auto"/>
            <w:bottom w:val="none" w:sz="0" w:space="0" w:color="auto"/>
            <w:right w:val="none" w:sz="0" w:space="0" w:color="auto"/>
          </w:divBdr>
        </w:div>
        <w:div w:id="751313069">
          <w:marLeft w:val="0"/>
          <w:marRight w:val="0"/>
          <w:marTop w:val="0"/>
          <w:marBottom w:val="0"/>
          <w:divBdr>
            <w:top w:val="none" w:sz="0" w:space="0" w:color="auto"/>
            <w:left w:val="none" w:sz="0" w:space="0" w:color="auto"/>
            <w:bottom w:val="none" w:sz="0" w:space="0" w:color="auto"/>
            <w:right w:val="none" w:sz="0" w:space="0" w:color="auto"/>
          </w:divBdr>
        </w:div>
        <w:div w:id="452673811">
          <w:marLeft w:val="0"/>
          <w:marRight w:val="0"/>
          <w:marTop w:val="0"/>
          <w:marBottom w:val="0"/>
          <w:divBdr>
            <w:top w:val="none" w:sz="0" w:space="0" w:color="auto"/>
            <w:left w:val="none" w:sz="0" w:space="0" w:color="auto"/>
            <w:bottom w:val="none" w:sz="0" w:space="0" w:color="auto"/>
            <w:right w:val="none" w:sz="0" w:space="0" w:color="auto"/>
          </w:divBdr>
        </w:div>
        <w:div w:id="92551204">
          <w:marLeft w:val="0"/>
          <w:marRight w:val="0"/>
          <w:marTop w:val="0"/>
          <w:marBottom w:val="0"/>
          <w:divBdr>
            <w:top w:val="none" w:sz="0" w:space="0" w:color="auto"/>
            <w:left w:val="none" w:sz="0" w:space="0" w:color="auto"/>
            <w:bottom w:val="none" w:sz="0" w:space="0" w:color="auto"/>
            <w:right w:val="none" w:sz="0" w:space="0" w:color="auto"/>
          </w:divBdr>
        </w:div>
        <w:div w:id="1569265800">
          <w:marLeft w:val="0"/>
          <w:marRight w:val="0"/>
          <w:marTop w:val="0"/>
          <w:marBottom w:val="0"/>
          <w:divBdr>
            <w:top w:val="none" w:sz="0" w:space="0" w:color="auto"/>
            <w:left w:val="none" w:sz="0" w:space="0" w:color="auto"/>
            <w:bottom w:val="none" w:sz="0" w:space="0" w:color="auto"/>
            <w:right w:val="none" w:sz="0" w:space="0" w:color="auto"/>
          </w:divBdr>
        </w:div>
        <w:div w:id="605773950">
          <w:marLeft w:val="0"/>
          <w:marRight w:val="0"/>
          <w:marTop w:val="0"/>
          <w:marBottom w:val="0"/>
          <w:divBdr>
            <w:top w:val="none" w:sz="0" w:space="0" w:color="auto"/>
            <w:left w:val="none" w:sz="0" w:space="0" w:color="auto"/>
            <w:bottom w:val="none" w:sz="0" w:space="0" w:color="auto"/>
            <w:right w:val="none" w:sz="0" w:space="0" w:color="auto"/>
          </w:divBdr>
        </w:div>
        <w:div w:id="1837920743">
          <w:marLeft w:val="0"/>
          <w:marRight w:val="0"/>
          <w:marTop w:val="0"/>
          <w:marBottom w:val="0"/>
          <w:divBdr>
            <w:top w:val="none" w:sz="0" w:space="0" w:color="auto"/>
            <w:left w:val="none" w:sz="0" w:space="0" w:color="auto"/>
            <w:bottom w:val="none" w:sz="0" w:space="0" w:color="auto"/>
            <w:right w:val="none" w:sz="0" w:space="0" w:color="auto"/>
          </w:divBdr>
        </w:div>
        <w:div w:id="1729108249">
          <w:marLeft w:val="0"/>
          <w:marRight w:val="0"/>
          <w:marTop w:val="0"/>
          <w:marBottom w:val="0"/>
          <w:divBdr>
            <w:top w:val="none" w:sz="0" w:space="0" w:color="auto"/>
            <w:left w:val="none" w:sz="0" w:space="0" w:color="auto"/>
            <w:bottom w:val="none" w:sz="0" w:space="0" w:color="auto"/>
            <w:right w:val="none" w:sz="0" w:space="0" w:color="auto"/>
          </w:divBdr>
        </w:div>
        <w:div w:id="1829514678">
          <w:marLeft w:val="0"/>
          <w:marRight w:val="0"/>
          <w:marTop w:val="0"/>
          <w:marBottom w:val="0"/>
          <w:divBdr>
            <w:top w:val="none" w:sz="0" w:space="0" w:color="auto"/>
            <w:left w:val="none" w:sz="0" w:space="0" w:color="auto"/>
            <w:bottom w:val="none" w:sz="0" w:space="0" w:color="auto"/>
            <w:right w:val="none" w:sz="0" w:space="0" w:color="auto"/>
          </w:divBdr>
        </w:div>
        <w:div w:id="577711356">
          <w:marLeft w:val="0"/>
          <w:marRight w:val="0"/>
          <w:marTop w:val="0"/>
          <w:marBottom w:val="0"/>
          <w:divBdr>
            <w:top w:val="none" w:sz="0" w:space="0" w:color="auto"/>
            <w:left w:val="none" w:sz="0" w:space="0" w:color="auto"/>
            <w:bottom w:val="none" w:sz="0" w:space="0" w:color="auto"/>
            <w:right w:val="none" w:sz="0" w:space="0" w:color="auto"/>
          </w:divBdr>
        </w:div>
        <w:div w:id="1222784859">
          <w:marLeft w:val="0"/>
          <w:marRight w:val="0"/>
          <w:marTop w:val="0"/>
          <w:marBottom w:val="0"/>
          <w:divBdr>
            <w:top w:val="none" w:sz="0" w:space="0" w:color="auto"/>
            <w:left w:val="none" w:sz="0" w:space="0" w:color="auto"/>
            <w:bottom w:val="none" w:sz="0" w:space="0" w:color="auto"/>
            <w:right w:val="none" w:sz="0" w:space="0" w:color="auto"/>
          </w:divBdr>
        </w:div>
        <w:div w:id="638075854">
          <w:marLeft w:val="0"/>
          <w:marRight w:val="0"/>
          <w:marTop w:val="0"/>
          <w:marBottom w:val="0"/>
          <w:divBdr>
            <w:top w:val="none" w:sz="0" w:space="0" w:color="auto"/>
            <w:left w:val="none" w:sz="0" w:space="0" w:color="auto"/>
            <w:bottom w:val="none" w:sz="0" w:space="0" w:color="auto"/>
            <w:right w:val="none" w:sz="0" w:space="0" w:color="auto"/>
          </w:divBdr>
        </w:div>
        <w:div w:id="1248418754">
          <w:marLeft w:val="0"/>
          <w:marRight w:val="0"/>
          <w:marTop w:val="0"/>
          <w:marBottom w:val="0"/>
          <w:divBdr>
            <w:top w:val="none" w:sz="0" w:space="0" w:color="auto"/>
            <w:left w:val="none" w:sz="0" w:space="0" w:color="auto"/>
            <w:bottom w:val="none" w:sz="0" w:space="0" w:color="auto"/>
            <w:right w:val="none" w:sz="0" w:space="0" w:color="auto"/>
          </w:divBdr>
        </w:div>
        <w:div w:id="859781932">
          <w:marLeft w:val="0"/>
          <w:marRight w:val="0"/>
          <w:marTop w:val="0"/>
          <w:marBottom w:val="0"/>
          <w:divBdr>
            <w:top w:val="none" w:sz="0" w:space="0" w:color="auto"/>
            <w:left w:val="none" w:sz="0" w:space="0" w:color="auto"/>
            <w:bottom w:val="none" w:sz="0" w:space="0" w:color="auto"/>
            <w:right w:val="none" w:sz="0" w:space="0" w:color="auto"/>
          </w:divBdr>
        </w:div>
        <w:div w:id="260534807">
          <w:marLeft w:val="0"/>
          <w:marRight w:val="0"/>
          <w:marTop w:val="0"/>
          <w:marBottom w:val="0"/>
          <w:divBdr>
            <w:top w:val="none" w:sz="0" w:space="0" w:color="auto"/>
            <w:left w:val="none" w:sz="0" w:space="0" w:color="auto"/>
            <w:bottom w:val="none" w:sz="0" w:space="0" w:color="auto"/>
            <w:right w:val="none" w:sz="0" w:space="0" w:color="auto"/>
          </w:divBdr>
        </w:div>
        <w:div w:id="2025280416">
          <w:marLeft w:val="0"/>
          <w:marRight w:val="0"/>
          <w:marTop w:val="0"/>
          <w:marBottom w:val="0"/>
          <w:divBdr>
            <w:top w:val="none" w:sz="0" w:space="0" w:color="auto"/>
            <w:left w:val="none" w:sz="0" w:space="0" w:color="auto"/>
            <w:bottom w:val="none" w:sz="0" w:space="0" w:color="auto"/>
            <w:right w:val="none" w:sz="0" w:space="0" w:color="auto"/>
          </w:divBdr>
        </w:div>
        <w:div w:id="1209683214">
          <w:marLeft w:val="0"/>
          <w:marRight w:val="0"/>
          <w:marTop w:val="0"/>
          <w:marBottom w:val="0"/>
          <w:divBdr>
            <w:top w:val="none" w:sz="0" w:space="0" w:color="auto"/>
            <w:left w:val="none" w:sz="0" w:space="0" w:color="auto"/>
            <w:bottom w:val="none" w:sz="0" w:space="0" w:color="auto"/>
            <w:right w:val="none" w:sz="0" w:space="0" w:color="auto"/>
          </w:divBdr>
        </w:div>
        <w:div w:id="599214814">
          <w:marLeft w:val="0"/>
          <w:marRight w:val="0"/>
          <w:marTop w:val="0"/>
          <w:marBottom w:val="0"/>
          <w:divBdr>
            <w:top w:val="none" w:sz="0" w:space="0" w:color="auto"/>
            <w:left w:val="none" w:sz="0" w:space="0" w:color="auto"/>
            <w:bottom w:val="none" w:sz="0" w:space="0" w:color="auto"/>
            <w:right w:val="none" w:sz="0" w:space="0" w:color="auto"/>
          </w:divBdr>
        </w:div>
        <w:div w:id="1204250906">
          <w:marLeft w:val="0"/>
          <w:marRight w:val="0"/>
          <w:marTop w:val="0"/>
          <w:marBottom w:val="0"/>
          <w:divBdr>
            <w:top w:val="none" w:sz="0" w:space="0" w:color="auto"/>
            <w:left w:val="none" w:sz="0" w:space="0" w:color="auto"/>
            <w:bottom w:val="none" w:sz="0" w:space="0" w:color="auto"/>
            <w:right w:val="none" w:sz="0" w:space="0" w:color="auto"/>
          </w:divBdr>
        </w:div>
        <w:div w:id="963970870">
          <w:marLeft w:val="0"/>
          <w:marRight w:val="0"/>
          <w:marTop w:val="0"/>
          <w:marBottom w:val="0"/>
          <w:divBdr>
            <w:top w:val="none" w:sz="0" w:space="0" w:color="auto"/>
            <w:left w:val="none" w:sz="0" w:space="0" w:color="auto"/>
            <w:bottom w:val="none" w:sz="0" w:space="0" w:color="auto"/>
            <w:right w:val="none" w:sz="0" w:space="0" w:color="auto"/>
          </w:divBdr>
        </w:div>
        <w:div w:id="505441793">
          <w:marLeft w:val="0"/>
          <w:marRight w:val="0"/>
          <w:marTop w:val="0"/>
          <w:marBottom w:val="0"/>
          <w:divBdr>
            <w:top w:val="none" w:sz="0" w:space="0" w:color="auto"/>
            <w:left w:val="none" w:sz="0" w:space="0" w:color="auto"/>
            <w:bottom w:val="none" w:sz="0" w:space="0" w:color="auto"/>
            <w:right w:val="none" w:sz="0" w:space="0" w:color="auto"/>
          </w:divBdr>
        </w:div>
        <w:div w:id="1428768172">
          <w:marLeft w:val="0"/>
          <w:marRight w:val="0"/>
          <w:marTop w:val="0"/>
          <w:marBottom w:val="0"/>
          <w:divBdr>
            <w:top w:val="none" w:sz="0" w:space="0" w:color="auto"/>
            <w:left w:val="none" w:sz="0" w:space="0" w:color="auto"/>
            <w:bottom w:val="none" w:sz="0" w:space="0" w:color="auto"/>
            <w:right w:val="none" w:sz="0" w:space="0" w:color="auto"/>
          </w:divBdr>
        </w:div>
        <w:div w:id="100030962">
          <w:marLeft w:val="0"/>
          <w:marRight w:val="0"/>
          <w:marTop w:val="0"/>
          <w:marBottom w:val="0"/>
          <w:divBdr>
            <w:top w:val="none" w:sz="0" w:space="0" w:color="auto"/>
            <w:left w:val="none" w:sz="0" w:space="0" w:color="auto"/>
            <w:bottom w:val="none" w:sz="0" w:space="0" w:color="auto"/>
            <w:right w:val="none" w:sz="0" w:space="0" w:color="auto"/>
          </w:divBdr>
        </w:div>
        <w:div w:id="1270506523">
          <w:marLeft w:val="0"/>
          <w:marRight w:val="0"/>
          <w:marTop w:val="0"/>
          <w:marBottom w:val="0"/>
          <w:divBdr>
            <w:top w:val="none" w:sz="0" w:space="0" w:color="auto"/>
            <w:left w:val="none" w:sz="0" w:space="0" w:color="auto"/>
            <w:bottom w:val="none" w:sz="0" w:space="0" w:color="auto"/>
            <w:right w:val="none" w:sz="0" w:space="0" w:color="auto"/>
          </w:divBdr>
        </w:div>
        <w:div w:id="137066518">
          <w:marLeft w:val="0"/>
          <w:marRight w:val="0"/>
          <w:marTop w:val="0"/>
          <w:marBottom w:val="0"/>
          <w:divBdr>
            <w:top w:val="none" w:sz="0" w:space="0" w:color="auto"/>
            <w:left w:val="none" w:sz="0" w:space="0" w:color="auto"/>
            <w:bottom w:val="none" w:sz="0" w:space="0" w:color="auto"/>
            <w:right w:val="none" w:sz="0" w:space="0" w:color="auto"/>
          </w:divBdr>
        </w:div>
        <w:div w:id="381756144">
          <w:marLeft w:val="0"/>
          <w:marRight w:val="0"/>
          <w:marTop w:val="0"/>
          <w:marBottom w:val="0"/>
          <w:divBdr>
            <w:top w:val="none" w:sz="0" w:space="0" w:color="auto"/>
            <w:left w:val="none" w:sz="0" w:space="0" w:color="auto"/>
            <w:bottom w:val="none" w:sz="0" w:space="0" w:color="auto"/>
            <w:right w:val="none" w:sz="0" w:space="0" w:color="auto"/>
          </w:divBdr>
        </w:div>
        <w:div w:id="1723744685">
          <w:marLeft w:val="0"/>
          <w:marRight w:val="0"/>
          <w:marTop w:val="0"/>
          <w:marBottom w:val="0"/>
          <w:divBdr>
            <w:top w:val="none" w:sz="0" w:space="0" w:color="auto"/>
            <w:left w:val="none" w:sz="0" w:space="0" w:color="auto"/>
            <w:bottom w:val="none" w:sz="0" w:space="0" w:color="auto"/>
            <w:right w:val="none" w:sz="0" w:space="0" w:color="auto"/>
          </w:divBdr>
        </w:div>
        <w:div w:id="484860395">
          <w:marLeft w:val="0"/>
          <w:marRight w:val="0"/>
          <w:marTop w:val="0"/>
          <w:marBottom w:val="0"/>
          <w:divBdr>
            <w:top w:val="none" w:sz="0" w:space="0" w:color="auto"/>
            <w:left w:val="none" w:sz="0" w:space="0" w:color="auto"/>
            <w:bottom w:val="none" w:sz="0" w:space="0" w:color="auto"/>
            <w:right w:val="none" w:sz="0" w:space="0" w:color="auto"/>
          </w:divBdr>
        </w:div>
        <w:div w:id="733351246">
          <w:marLeft w:val="0"/>
          <w:marRight w:val="0"/>
          <w:marTop w:val="0"/>
          <w:marBottom w:val="0"/>
          <w:divBdr>
            <w:top w:val="none" w:sz="0" w:space="0" w:color="auto"/>
            <w:left w:val="none" w:sz="0" w:space="0" w:color="auto"/>
            <w:bottom w:val="none" w:sz="0" w:space="0" w:color="auto"/>
            <w:right w:val="none" w:sz="0" w:space="0" w:color="auto"/>
          </w:divBdr>
        </w:div>
        <w:div w:id="66347951">
          <w:marLeft w:val="0"/>
          <w:marRight w:val="0"/>
          <w:marTop w:val="0"/>
          <w:marBottom w:val="0"/>
          <w:divBdr>
            <w:top w:val="none" w:sz="0" w:space="0" w:color="auto"/>
            <w:left w:val="none" w:sz="0" w:space="0" w:color="auto"/>
            <w:bottom w:val="none" w:sz="0" w:space="0" w:color="auto"/>
            <w:right w:val="none" w:sz="0" w:space="0" w:color="auto"/>
          </w:divBdr>
        </w:div>
        <w:div w:id="1326011767">
          <w:marLeft w:val="0"/>
          <w:marRight w:val="0"/>
          <w:marTop w:val="0"/>
          <w:marBottom w:val="0"/>
          <w:divBdr>
            <w:top w:val="none" w:sz="0" w:space="0" w:color="auto"/>
            <w:left w:val="none" w:sz="0" w:space="0" w:color="auto"/>
            <w:bottom w:val="none" w:sz="0" w:space="0" w:color="auto"/>
            <w:right w:val="none" w:sz="0" w:space="0" w:color="auto"/>
          </w:divBdr>
        </w:div>
        <w:div w:id="1278636418">
          <w:marLeft w:val="0"/>
          <w:marRight w:val="0"/>
          <w:marTop w:val="0"/>
          <w:marBottom w:val="0"/>
          <w:divBdr>
            <w:top w:val="none" w:sz="0" w:space="0" w:color="auto"/>
            <w:left w:val="none" w:sz="0" w:space="0" w:color="auto"/>
            <w:bottom w:val="none" w:sz="0" w:space="0" w:color="auto"/>
            <w:right w:val="none" w:sz="0" w:space="0" w:color="auto"/>
          </w:divBdr>
        </w:div>
        <w:div w:id="760643062">
          <w:marLeft w:val="0"/>
          <w:marRight w:val="0"/>
          <w:marTop w:val="0"/>
          <w:marBottom w:val="0"/>
          <w:divBdr>
            <w:top w:val="none" w:sz="0" w:space="0" w:color="auto"/>
            <w:left w:val="none" w:sz="0" w:space="0" w:color="auto"/>
            <w:bottom w:val="none" w:sz="0" w:space="0" w:color="auto"/>
            <w:right w:val="none" w:sz="0" w:space="0" w:color="auto"/>
          </w:divBdr>
        </w:div>
        <w:div w:id="1673487971">
          <w:marLeft w:val="0"/>
          <w:marRight w:val="0"/>
          <w:marTop w:val="0"/>
          <w:marBottom w:val="0"/>
          <w:divBdr>
            <w:top w:val="none" w:sz="0" w:space="0" w:color="auto"/>
            <w:left w:val="none" w:sz="0" w:space="0" w:color="auto"/>
            <w:bottom w:val="none" w:sz="0" w:space="0" w:color="auto"/>
            <w:right w:val="none" w:sz="0" w:space="0" w:color="auto"/>
          </w:divBdr>
        </w:div>
        <w:div w:id="410156944">
          <w:marLeft w:val="0"/>
          <w:marRight w:val="0"/>
          <w:marTop w:val="0"/>
          <w:marBottom w:val="0"/>
          <w:divBdr>
            <w:top w:val="none" w:sz="0" w:space="0" w:color="auto"/>
            <w:left w:val="none" w:sz="0" w:space="0" w:color="auto"/>
            <w:bottom w:val="none" w:sz="0" w:space="0" w:color="auto"/>
            <w:right w:val="none" w:sz="0" w:space="0" w:color="auto"/>
          </w:divBdr>
        </w:div>
        <w:div w:id="2005434260">
          <w:marLeft w:val="0"/>
          <w:marRight w:val="0"/>
          <w:marTop w:val="0"/>
          <w:marBottom w:val="0"/>
          <w:divBdr>
            <w:top w:val="none" w:sz="0" w:space="0" w:color="auto"/>
            <w:left w:val="none" w:sz="0" w:space="0" w:color="auto"/>
            <w:bottom w:val="none" w:sz="0" w:space="0" w:color="auto"/>
            <w:right w:val="none" w:sz="0" w:space="0" w:color="auto"/>
          </w:divBdr>
        </w:div>
        <w:div w:id="239023514">
          <w:marLeft w:val="0"/>
          <w:marRight w:val="0"/>
          <w:marTop w:val="0"/>
          <w:marBottom w:val="0"/>
          <w:divBdr>
            <w:top w:val="none" w:sz="0" w:space="0" w:color="auto"/>
            <w:left w:val="none" w:sz="0" w:space="0" w:color="auto"/>
            <w:bottom w:val="none" w:sz="0" w:space="0" w:color="auto"/>
            <w:right w:val="none" w:sz="0" w:space="0" w:color="auto"/>
          </w:divBdr>
        </w:div>
        <w:div w:id="1753896387">
          <w:marLeft w:val="0"/>
          <w:marRight w:val="0"/>
          <w:marTop w:val="0"/>
          <w:marBottom w:val="0"/>
          <w:divBdr>
            <w:top w:val="none" w:sz="0" w:space="0" w:color="auto"/>
            <w:left w:val="none" w:sz="0" w:space="0" w:color="auto"/>
            <w:bottom w:val="none" w:sz="0" w:space="0" w:color="auto"/>
            <w:right w:val="none" w:sz="0" w:space="0" w:color="auto"/>
          </w:divBdr>
        </w:div>
        <w:div w:id="1258949444">
          <w:marLeft w:val="0"/>
          <w:marRight w:val="0"/>
          <w:marTop w:val="0"/>
          <w:marBottom w:val="0"/>
          <w:divBdr>
            <w:top w:val="none" w:sz="0" w:space="0" w:color="auto"/>
            <w:left w:val="none" w:sz="0" w:space="0" w:color="auto"/>
            <w:bottom w:val="none" w:sz="0" w:space="0" w:color="auto"/>
            <w:right w:val="none" w:sz="0" w:space="0" w:color="auto"/>
          </w:divBdr>
        </w:div>
        <w:div w:id="1166434053">
          <w:marLeft w:val="0"/>
          <w:marRight w:val="0"/>
          <w:marTop w:val="0"/>
          <w:marBottom w:val="0"/>
          <w:divBdr>
            <w:top w:val="none" w:sz="0" w:space="0" w:color="auto"/>
            <w:left w:val="none" w:sz="0" w:space="0" w:color="auto"/>
            <w:bottom w:val="none" w:sz="0" w:space="0" w:color="auto"/>
            <w:right w:val="none" w:sz="0" w:space="0" w:color="auto"/>
          </w:divBdr>
        </w:div>
        <w:div w:id="1563786397">
          <w:marLeft w:val="0"/>
          <w:marRight w:val="0"/>
          <w:marTop w:val="0"/>
          <w:marBottom w:val="0"/>
          <w:divBdr>
            <w:top w:val="none" w:sz="0" w:space="0" w:color="auto"/>
            <w:left w:val="none" w:sz="0" w:space="0" w:color="auto"/>
            <w:bottom w:val="none" w:sz="0" w:space="0" w:color="auto"/>
            <w:right w:val="none" w:sz="0" w:space="0" w:color="auto"/>
          </w:divBdr>
        </w:div>
        <w:div w:id="1360426123">
          <w:marLeft w:val="0"/>
          <w:marRight w:val="0"/>
          <w:marTop w:val="0"/>
          <w:marBottom w:val="0"/>
          <w:divBdr>
            <w:top w:val="none" w:sz="0" w:space="0" w:color="auto"/>
            <w:left w:val="none" w:sz="0" w:space="0" w:color="auto"/>
            <w:bottom w:val="none" w:sz="0" w:space="0" w:color="auto"/>
            <w:right w:val="none" w:sz="0" w:space="0" w:color="auto"/>
          </w:divBdr>
        </w:div>
        <w:div w:id="558441459">
          <w:marLeft w:val="0"/>
          <w:marRight w:val="0"/>
          <w:marTop w:val="0"/>
          <w:marBottom w:val="0"/>
          <w:divBdr>
            <w:top w:val="none" w:sz="0" w:space="0" w:color="auto"/>
            <w:left w:val="none" w:sz="0" w:space="0" w:color="auto"/>
            <w:bottom w:val="none" w:sz="0" w:space="0" w:color="auto"/>
            <w:right w:val="none" w:sz="0" w:space="0" w:color="auto"/>
          </w:divBdr>
        </w:div>
        <w:div w:id="806899800">
          <w:marLeft w:val="0"/>
          <w:marRight w:val="0"/>
          <w:marTop w:val="0"/>
          <w:marBottom w:val="0"/>
          <w:divBdr>
            <w:top w:val="none" w:sz="0" w:space="0" w:color="auto"/>
            <w:left w:val="none" w:sz="0" w:space="0" w:color="auto"/>
            <w:bottom w:val="none" w:sz="0" w:space="0" w:color="auto"/>
            <w:right w:val="none" w:sz="0" w:space="0" w:color="auto"/>
          </w:divBdr>
        </w:div>
        <w:div w:id="1880780075">
          <w:marLeft w:val="0"/>
          <w:marRight w:val="0"/>
          <w:marTop w:val="0"/>
          <w:marBottom w:val="0"/>
          <w:divBdr>
            <w:top w:val="none" w:sz="0" w:space="0" w:color="auto"/>
            <w:left w:val="none" w:sz="0" w:space="0" w:color="auto"/>
            <w:bottom w:val="none" w:sz="0" w:space="0" w:color="auto"/>
            <w:right w:val="none" w:sz="0" w:space="0" w:color="auto"/>
          </w:divBdr>
        </w:div>
        <w:div w:id="993332713">
          <w:marLeft w:val="0"/>
          <w:marRight w:val="0"/>
          <w:marTop w:val="0"/>
          <w:marBottom w:val="0"/>
          <w:divBdr>
            <w:top w:val="none" w:sz="0" w:space="0" w:color="auto"/>
            <w:left w:val="none" w:sz="0" w:space="0" w:color="auto"/>
            <w:bottom w:val="none" w:sz="0" w:space="0" w:color="auto"/>
            <w:right w:val="none" w:sz="0" w:space="0" w:color="auto"/>
          </w:divBdr>
        </w:div>
        <w:div w:id="964236740">
          <w:marLeft w:val="0"/>
          <w:marRight w:val="0"/>
          <w:marTop w:val="0"/>
          <w:marBottom w:val="0"/>
          <w:divBdr>
            <w:top w:val="none" w:sz="0" w:space="0" w:color="auto"/>
            <w:left w:val="none" w:sz="0" w:space="0" w:color="auto"/>
            <w:bottom w:val="none" w:sz="0" w:space="0" w:color="auto"/>
            <w:right w:val="none" w:sz="0" w:space="0" w:color="auto"/>
          </w:divBdr>
        </w:div>
        <w:div w:id="2144425576">
          <w:marLeft w:val="0"/>
          <w:marRight w:val="0"/>
          <w:marTop w:val="0"/>
          <w:marBottom w:val="0"/>
          <w:divBdr>
            <w:top w:val="none" w:sz="0" w:space="0" w:color="auto"/>
            <w:left w:val="none" w:sz="0" w:space="0" w:color="auto"/>
            <w:bottom w:val="none" w:sz="0" w:space="0" w:color="auto"/>
            <w:right w:val="none" w:sz="0" w:space="0" w:color="auto"/>
          </w:divBdr>
        </w:div>
        <w:div w:id="1994748596">
          <w:marLeft w:val="0"/>
          <w:marRight w:val="0"/>
          <w:marTop w:val="0"/>
          <w:marBottom w:val="0"/>
          <w:divBdr>
            <w:top w:val="none" w:sz="0" w:space="0" w:color="auto"/>
            <w:left w:val="none" w:sz="0" w:space="0" w:color="auto"/>
            <w:bottom w:val="none" w:sz="0" w:space="0" w:color="auto"/>
            <w:right w:val="none" w:sz="0" w:space="0" w:color="auto"/>
          </w:divBdr>
        </w:div>
        <w:div w:id="191460533">
          <w:marLeft w:val="0"/>
          <w:marRight w:val="0"/>
          <w:marTop w:val="0"/>
          <w:marBottom w:val="0"/>
          <w:divBdr>
            <w:top w:val="none" w:sz="0" w:space="0" w:color="auto"/>
            <w:left w:val="none" w:sz="0" w:space="0" w:color="auto"/>
            <w:bottom w:val="none" w:sz="0" w:space="0" w:color="auto"/>
            <w:right w:val="none" w:sz="0" w:space="0" w:color="auto"/>
          </w:divBdr>
        </w:div>
        <w:div w:id="1871064411">
          <w:marLeft w:val="0"/>
          <w:marRight w:val="0"/>
          <w:marTop w:val="0"/>
          <w:marBottom w:val="0"/>
          <w:divBdr>
            <w:top w:val="none" w:sz="0" w:space="0" w:color="auto"/>
            <w:left w:val="none" w:sz="0" w:space="0" w:color="auto"/>
            <w:bottom w:val="none" w:sz="0" w:space="0" w:color="auto"/>
            <w:right w:val="none" w:sz="0" w:space="0" w:color="auto"/>
          </w:divBdr>
        </w:div>
        <w:div w:id="426777878">
          <w:marLeft w:val="0"/>
          <w:marRight w:val="0"/>
          <w:marTop w:val="0"/>
          <w:marBottom w:val="0"/>
          <w:divBdr>
            <w:top w:val="none" w:sz="0" w:space="0" w:color="auto"/>
            <w:left w:val="none" w:sz="0" w:space="0" w:color="auto"/>
            <w:bottom w:val="none" w:sz="0" w:space="0" w:color="auto"/>
            <w:right w:val="none" w:sz="0" w:space="0" w:color="auto"/>
          </w:divBdr>
        </w:div>
        <w:div w:id="1419209109">
          <w:marLeft w:val="0"/>
          <w:marRight w:val="0"/>
          <w:marTop w:val="0"/>
          <w:marBottom w:val="0"/>
          <w:divBdr>
            <w:top w:val="none" w:sz="0" w:space="0" w:color="auto"/>
            <w:left w:val="none" w:sz="0" w:space="0" w:color="auto"/>
            <w:bottom w:val="none" w:sz="0" w:space="0" w:color="auto"/>
            <w:right w:val="none" w:sz="0" w:space="0" w:color="auto"/>
          </w:divBdr>
        </w:div>
        <w:div w:id="842357859">
          <w:marLeft w:val="0"/>
          <w:marRight w:val="0"/>
          <w:marTop w:val="0"/>
          <w:marBottom w:val="0"/>
          <w:divBdr>
            <w:top w:val="none" w:sz="0" w:space="0" w:color="auto"/>
            <w:left w:val="none" w:sz="0" w:space="0" w:color="auto"/>
            <w:bottom w:val="none" w:sz="0" w:space="0" w:color="auto"/>
            <w:right w:val="none" w:sz="0" w:space="0" w:color="auto"/>
          </w:divBdr>
        </w:div>
        <w:div w:id="1993875043">
          <w:marLeft w:val="0"/>
          <w:marRight w:val="0"/>
          <w:marTop w:val="0"/>
          <w:marBottom w:val="0"/>
          <w:divBdr>
            <w:top w:val="none" w:sz="0" w:space="0" w:color="auto"/>
            <w:left w:val="none" w:sz="0" w:space="0" w:color="auto"/>
            <w:bottom w:val="none" w:sz="0" w:space="0" w:color="auto"/>
            <w:right w:val="none" w:sz="0" w:space="0" w:color="auto"/>
          </w:divBdr>
        </w:div>
        <w:div w:id="1069570058">
          <w:marLeft w:val="0"/>
          <w:marRight w:val="0"/>
          <w:marTop w:val="0"/>
          <w:marBottom w:val="0"/>
          <w:divBdr>
            <w:top w:val="none" w:sz="0" w:space="0" w:color="auto"/>
            <w:left w:val="none" w:sz="0" w:space="0" w:color="auto"/>
            <w:bottom w:val="none" w:sz="0" w:space="0" w:color="auto"/>
            <w:right w:val="none" w:sz="0" w:space="0" w:color="auto"/>
          </w:divBdr>
        </w:div>
        <w:div w:id="140001113">
          <w:marLeft w:val="0"/>
          <w:marRight w:val="0"/>
          <w:marTop w:val="0"/>
          <w:marBottom w:val="0"/>
          <w:divBdr>
            <w:top w:val="none" w:sz="0" w:space="0" w:color="auto"/>
            <w:left w:val="none" w:sz="0" w:space="0" w:color="auto"/>
            <w:bottom w:val="none" w:sz="0" w:space="0" w:color="auto"/>
            <w:right w:val="none" w:sz="0" w:space="0" w:color="auto"/>
          </w:divBdr>
        </w:div>
        <w:div w:id="1105416888">
          <w:marLeft w:val="0"/>
          <w:marRight w:val="0"/>
          <w:marTop w:val="0"/>
          <w:marBottom w:val="0"/>
          <w:divBdr>
            <w:top w:val="none" w:sz="0" w:space="0" w:color="auto"/>
            <w:left w:val="none" w:sz="0" w:space="0" w:color="auto"/>
            <w:bottom w:val="none" w:sz="0" w:space="0" w:color="auto"/>
            <w:right w:val="none" w:sz="0" w:space="0" w:color="auto"/>
          </w:divBdr>
        </w:div>
        <w:div w:id="1819497436">
          <w:marLeft w:val="0"/>
          <w:marRight w:val="0"/>
          <w:marTop w:val="0"/>
          <w:marBottom w:val="0"/>
          <w:divBdr>
            <w:top w:val="none" w:sz="0" w:space="0" w:color="auto"/>
            <w:left w:val="none" w:sz="0" w:space="0" w:color="auto"/>
            <w:bottom w:val="none" w:sz="0" w:space="0" w:color="auto"/>
            <w:right w:val="none" w:sz="0" w:space="0" w:color="auto"/>
          </w:divBdr>
        </w:div>
        <w:div w:id="1039087851">
          <w:marLeft w:val="0"/>
          <w:marRight w:val="0"/>
          <w:marTop w:val="0"/>
          <w:marBottom w:val="0"/>
          <w:divBdr>
            <w:top w:val="none" w:sz="0" w:space="0" w:color="auto"/>
            <w:left w:val="none" w:sz="0" w:space="0" w:color="auto"/>
            <w:bottom w:val="none" w:sz="0" w:space="0" w:color="auto"/>
            <w:right w:val="none" w:sz="0" w:space="0" w:color="auto"/>
          </w:divBdr>
        </w:div>
        <w:div w:id="603612767">
          <w:marLeft w:val="0"/>
          <w:marRight w:val="0"/>
          <w:marTop w:val="0"/>
          <w:marBottom w:val="0"/>
          <w:divBdr>
            <w:top w:val="none" w:sz="0" w:space="0" w:color="auto"/>
            <w:left w:val="none" w:sz="0" w:space="0" w:color="auto"/>
            <w:bottom w:val="none" w:sz="0" w:space="0" w:color="auto"/>
            <w:right w:val="none" w:sz="0" w:space="0" w:color="auto"/>
          </w:divBdr>
        </w:div>
        <w:div w:id="1657493078">
          <w:marLeft w:val="0"/>
          <w:marRight w:val="0"/>
          <w:marTop w:val="0"/>
          <w:marBottom w:val="0"/>
          <w:divBdr>
            <w:top w:val="none" w:sz="0" w:space="0" w:color="auto"/>
            <w:left w:val="none" w:sz="0" w:space="0" w:color="auto"/>
            <w:bottom w:val="none" w:sz="0" w:space="0" w:color="auto"/>
            <w:right w:val="none" w:sz="0" w:space="0" w:color="auto"/>
          </w:divBdr>
        </w:div>
        <w:div w:id="1291285545">
          <w:marLeft w:val="0"/>
          <w:marRight w:val="0"/>
          <w:marTop w:val="0"/>
          <w:marBottom w:val="0"/>
          <w:divBdr>
            <w:top w:val="none" w:sz="0" w:space="0" w:color="auto"/>
            <w:left w:val="none" w:sz="0" w:space="0" w:color="auto"/>
            <w:bottom w:val="none" w:sz="0" w:space="0" w:color="auto"/>
            <w:right w:val="none" w:sz="0" w:space="0" w:color="auto"/>
          </w:divBdr>
        </w:div>
        <w:div w:id="1275625">
          <w:marLeft w:val="0"/>
          <w:marRight w:val="0"/>
          <w:marTop w:val="0"/>
          <w:marBottom w:val="0"/>
          <w:divBdr>
            <w:top w:val="none" w:sz="0" w:space="0" w:color="auto"/>
            <w:left w:val="none" w:sz="0" w:space="0" w:color="auto"/>
            <w:bottom w:val="none" w:sz="0" w:space="0" w:color="auto"/>
            <w:right w:val="none" w:sz="0" w:space="0" w:color="auto"/>
          </w:divBdr>
        </w:div>
        <w:div w:id="2050837381">
          <w:marLeft w:val="0"/>
          <w:marRight w:val="0"/>
          <w:marTop w:val="0"/>
          <w:marBottom w:val="0"/>
          <w:divBdr>
            <w:top w:val="none" w:sz="0" w:space="0" w:color="auto"/>
            <w:left w:val="none" w:sz="0" w:space="0" w:color="auto"/>
            <w:bottom w:val="none" w:sz="0" w:space="0" w:color="auto"/>
            <w:right w:val="none" w:sz="0" w:space="0" w:color="auto"/>
          </w:divBdr>
        </w:div>
        <w:div w:id="1503277139">
          <w:marLeft w:val="0"/>
          <w:marRight w:val="0"/>
          <w:marTop w:val="0"/>
          <w:marBottom w:val="0"/>
          <w:divBdr>
            <w:top w:val="none" w:sz="0" w:space="0" w:color="auto"/>
            <w:left w:val="none" w:sz="0" w:space="0" w:color="auto"/>
            <w:bottom w:val="none" w:sz="0" w:space="0" w:color="auto"/>
            <w:right w:val="none" w:sz="0" w:space="0" w:color="auto"/>
          </w:divBdr>
        </w:div>
        <w:div w:id="97876613">
          <w:marLeft w:val="0"/>
          <w:marRight w:val="0"/>
          <w:marTop w:val="0"/>
          <w:marBottom w:val="0"/>
          <w:divBdr>
            <w:top w:val="none" w:sz="0" w:space="0" w:color="auto"/>
            <w:left w:val="none" w:sz="0" w:space="0" w:color="auto"/>
            <w:bottom w:val="none" w:sz="0" w:space="0" w:color="auto"/>
            <w:right w:val="none" w:sz="0" w:space="0" w:color="auto"/>
          </w:divBdr>
        </w:div>
        <w:div w:id="1597784117">
          <w:marLeft w:val="0"/>
          <w:marRight w:val="0"/>
          <w:marTop w:val="0"/>
          <w:marBottom w:val="0"/>
          <w:divBdr>
            <w:top w:val="none" w:sz="0" w:space="0" w:color="auto"/>
            <w:left w:val="none" w:sz="0" w:space="0" w:color="auto"/>
            <w:bottom w:val="none" w:sz="0" w:space="0" w:color="auto"/>
            <w:right w:val="none" w:sz="0" w:space="0" w:color="auto"/>
          </w:divBdr>
        </w:div>
        <w:div w:id="1596742262">
          <w:marLeft w:val="0"/>
          <w:marRight w:val="0"/>
          <w:marTop w:val="0"/>
          <w:marBottom w:val="0"/>
          <w:divBdr>
            <w:top w:val="none" w:sz="0" w:space="0" w:color="auto"/>
            <w:left w:val="none" w:sz="0" w:space="0" w:color="auto"/>
            <w:bottom w:val="none" w:sz="0" w:space="0" w:color="auto"/>
            <w:right w:val="none" w:sz="0" w:space="0" w:color="auto"/>
          </w:divBdr>
        </w:div>
        <w:div w:id="1944878045">
          <w:marLeft w:val="0"/>
          <w:marRight w:val="0"/>
          <w:marTop w:val="0"/>
          <w:marBottom w:val="0"/>
          <w:divBdr>
            <w:top w:val="none" w:sz="0" w:space="0" w:color="auto"/>
            <w:left w:val="none" w:sz="0" w:space="0" w:color="auto"/>
            <w:bottom w:val="none" w:sz="0" w:space="0" w:color="auto"/>
            <w:right w:val="none" w:sz="0" w:space="0" w:color="auto"/>
          </w:divBdr>
        </w:div>
        <w:div w:id="1845171796">
          <w:marLeft w:val="0"/>
          <w:marRight w:val="0"/>
          <w:marTop w:val="0"/>
          <w:marBottom w:val="0"/>
          <w:divBdr>
            <w:top w:val="none" w:sz="0" w:space="0" w:color="auto"/>
            <w:left w:val="none" w:sz="0" w:space="0" w:color="auto"/>
            <w:bottom w:val="none" w:sz="0" w:space="0" w:color="auto"/>
            <w:right w:val="none" w:sz="0" w:space="0" w:color="auto"/>
          </w:divBdr>
        </w:div>
        <w:div w:id="277612199">
          <w:marLeft w:val="0"/>
          <w:marRight w:val="0"/>
          <w:marTop w:val="0"/>
          <w:marBottom w:val="0"/>
          <w:divBdr>
            <w:top w:val="none" w:sz="0" w:space="0" w:color="auto"/>
            <w:left w:val="none" w:sz="0" w:space="0" w:color="auto"/>
            <w:bottom w:val="none" w:sz="0" w:space="0" w:color="auto"/>
            <w:right w:val="none" w:sz="0" w:space="0" w:color="auto"/>
          </w:divBdr>
        </w:div>
        <w:div w:id="1349402739">
          <w:marLeft w:val="0"/>
          <w:marRight w:val="0"/>
          <w:marTop w:val="0"/>
          <w:marBottom w:val="0"/>
          <w:divBdr>
            <w:top w:val="none" w:sz="0" w:space="0" w:color="auto"/>
            <w:left w:val="none" w:sz="0" w:space="0" w:color="auto"/>
            <w:bottom w:val="none" w:sz="0" w:space="0" w:color="auto"/>
            <w:right w:val="none" w:sz="0" w:space="0" w:color="auto"/>
          </w:divBdr>
        </w:div>
        <w:div w:id="278295162">
          <w:marLeft w:val="0"/>
          <w:marRight w:val="0"/>
          <w:marTop w:val="0"/>
          <w:marBottom w:val="0"/>
          <w:divBdr>
            <w:top w:val="none" w:sz="0" w:space="0" w:color="auto"/>
            <w:left w:val="none" w:sz="0" w:space="0" w:color="auto"/>
            <w:bottom w:val="none" w:sz="0" w:space="0" w:color="auto"/>
            <w:right w:val="none" w:sz="0" w:space="0" w:color="auto"/>
          </w:divBdr>
        </w:div>
        <w:div w:id="1569264077">
          <w:marLeft w:val="0"/>
          <w:marRight w:val="0"/>
          <w:marTop w:val="0"/>
          <w:marBottom w:val="0"/>
          <w:divBdr>
            <w:top w:val="none" w:sz="0" w:space="0" w:color="auto"/>
            <w:left w:val="none" w:sz="0" w:space="0" w:color="auto"/>
            <w:bottom w:val="none" w:sz="0" w:space="0" w:color="auto"/>
            <w:right w:val="none" w:sz="0" w:space="0" w:color="auto"/>
          </w:divBdr>
        </w:div>
        <w:div w:id="1986161279">
          <w:marLeft w:val="0"/>
          <w:marRight w:val="0"/>
          <w:marTop w:val="0"/>
          <w:marBottom w:val="0"/>
          <w:divBdr>
            <w:top w:val="none" w:sz="0" w:space="0" w:color="auto"/>
            <w:left w:val="none" w:sz="0" w:space="0" w:color="auto"/>
            <w:bottom w:val="none" w:sz="0" w:space="0" w:color="auto"/>
            <w:right w:val="none" w:sz="0" w:space="0" w:color="auto"/>
          </w:divBdr>
        </w:div>
        <w:div w:id="919483005">
          <w:marLeft w:val="0"/>
          <w:marRight w:val="0"/>
          <w:marTop w:val="0"/>
          <w:marBottom w:val="0"/>
          <w:divBdr>
            <w:top w:val="none" w:sz="0" w:space="0" w:color="auto"/>
            <w:left w:val="none" w:sz="0" w:space="0" w:color="auto"/>
            <w:bottom w:val="none" w:sz="0" w:space="0" w:color="auto"/>
            <w:right w:val="none" w:sz="0" w:space="0" w:color="auto"/>
          </w:divBdr>
        </w:div>
        <w:div w:id="2108303219">
          <w:marLeft w:val="0"/>
          <w:marRight w:val="0"/>
          <w:marTop w:val="0"/>
          <w:marBottom w:val="0"/>
          <w:divBdr>
            <w:top w:val="none" w:sz="0" w:space="0" w:color="auto"/>
            <w:left w:val="none" w:sz="0" w:space="0" w:color="auto"/>
            <w:bottom w:val="none" w:sz="0" w:space="0" w:color="auto"/>
            <w:right w:val="none" w:sz="0" w:space="0" w:color="auto"/>
          </w:divBdr>
        </w:div>
        <w:div w:id="64185692">
          <w:marLeft w:val="0"/>
          <w:marRight w:val="0"/>
          <w:marTop w:val="0"/>
          <w:marBottom w:val="0"/>
          <w:divBdr>
            <w:top w:val="none" w:sz="0" w:space="0" w:color="auto"/>
            <w:left w:val="none" w:sz="0" w:space="0" w:color="auto"/>
            <w:bottom w:val="none" w:sz="0" w:space="0" w:color="auto"/>
            <w:right w:val="none" w:sz="0" w:space="0" w:color="auto"/>
          </w:divBdr>
        </w:div>
        <w:div w:id="810636177">
          <w:marLeft w:val="0"/>
          <w:marRight w:val="0"/>
          <w:marTop w:val="0"/>
          <w:marBottom w:val="0"/>
          <w:divBdr>
            <w:top w:val="none" w:sz="0" w:space="0" w:color="auto"/>
            <w:left w:val="none" w:sz="0" w:space="0" w:color="auto"/>
            <w:bottom w:val="none" w:sz="0" w:space="0" w:color="auto"/>
            <w:right w:val="none" w:sz="0" w:space="0" w:color="auto"/>
          </w:divBdr>
        </w:div>
        <w:div w:id="1870099346">
          <w:marLeft w:val="0"/>
          <w:marRight w:val="0"/>
          <w:marTop w:val="0"/>
          <w:marBottom w:val="0"/>
          <w:divBdr>
            <w:top w:val="none" w:sz="0" w:space="0" w:color="auto"/>
            <w:left w:val="none" w:sz="0" w:space="0" w:color="auto"/>
            <w:bottom w:val="none" w:sz="0" w:space="0" w:color="auto"/>
            <w:right w:val="none" w:sz="0" w:space="0" w:color="auto"/>
          </w:divBdr>
        </w:div>
        <w:div w:id="1572420457">
          <w:marLeft w:val="0"/>
          <w:marRight w:val="0"/>
          <w:marTop w:val="0"/>
          <w:marBottom w:val="0"/>
          <w:divBdr>
            <w:top w:val="none" w:sz="0" w:space="0" w:color="auto"/>
            <w:left w:val="none" w:sz="0" w:space="0" w:color="auto"/>
            <w:bottom w:val="none" w:sz="0" w:space="0" w:color="auto"/>
            <w:right w:val="none" w:sz="0" w:space="0" w:color="auto"/>
          </w:divBdr>
        </w:div>
        <w:div w:id="1448237484">
          <w:marLeft w:val="0"/>
          <w:marRight w:val="0"/>
          <w:marTop w:val="0"/>
          <w:marBottom w:val="0"/>
          <w:divBdr>
            <w:top w:val="none" w:sz="0" w:space="0" w:color="auto"/>
            <w:left w:val="none" w:sz="0" w:space="0" w:color="auto"/>
            <w:bottom w:val="none" w:sz="0" w:space="0" w:color="auto"/>
            <w:right w:val="none" w:sz="0" w:space="0" w:color="auto"/>
          </w:divBdr>
        </w:div>
        <w:div w:id="1148017650">
          <w:marLeft w:val="0"/>
          <w:marRight w:val="0"/>
          <w:marTop w:val="0"/>
          <w:marBottom w:val="0"/>
          <w:divBdr>
            <w:top w:val="none" w:sz="0" w:space="0" w:color="auto"/>
            <w:left w:val="none" w:sz="0" w:space="0" w:color="auto"/>
            <w:bottom w:val="none" w:sz="0" w:space="0" w:color="auto"/>
            <w:right w:val="none" w:sz="0" w:space="0" w:color="auto"/>
          </w:divBdr>
        </w:div>
        <w:div w:id="2076932833">
          <w:marLeft w:val="0"/>
          <w:marRight w:val="0"/>
          <w:marTop w:val="0"/>
          <w:marBottom w:val="0"/>
          <w:divBdr>
            <w:top w:val="none" w:sz="0" w:space="0" w:color="auto"/>
            <w:left w:val="none" w:sz="0" w:space="0" w:color="auto"/>
            <w:bottom w:val="none" w:sz="0" w:space="0" w:color="auto"/>
            <w:right w:val="none" w:sz="0" w:space="0" w:color="auto"/>
          </w:divBdr>
        </w:div>
        <w:div w:id="685640765">
          <w:marLeft w:val="0"/>
          <w:marRight w:val="0"/>
          <w:marTop w:val="0"/>
          <w:marBottom w:val="0"/>
          <w:divBdr>
            <w:top w:val="none" w:sz="0" w:space="0" w:color="auto"/>
            <w:left w:val="none" w:sz="0" w:space="0" w:color="auto"/>
            <w:bottom w:val="none" w:sz="0" w:space="0" w:color="auto"/>
            <w:right w:val="none" w:sz="0" w:space="0" w:color="auto"/>
          </w:divBdr>
        </w:div>
        <w:div w:id="2140685408">
          <w:marLeft w:val="0"/>
          <w:marRight w:val="0"/>
          <w:marTop w:val="0"/>
          <w:marBottom w:val="0"/>
          <w:divBdr>
            <w:top w:val="none" w:sz="0" w:space="0" w:color="auto"/>
            <w:left w:val="none" w:sz="0" w:space="0" w:color="auto"/>
            <w:bottom w:val="none" w:sz="0" w:space="0" w:color="auto"/>
            <w:right w:val="none" w:sz="0" w:space="0" w:color="auto"/>
          </w:divBdr>
        </w:div>
        <w:div w:id="796143035">
          <w:marLeft w:val="0"/>
          <w:marRight w:val="0"/>
          <w:marTop w:val="0"/>
          <w:marBottom w:val="0"/>
          <w:divBdr>
            <w:top w:val="none" w:sz="0" w:space="0" w:color="auto"/>
            <w:left w:val="none" w:sz="0" w:space="0" w:color="auto"/>
            <w:bottom w:val="none" w:sz="0" w:space="0" w:color="auto"/>
            <w:right w:val="none" w:sz="0" w:space="0" w:color="auto"/>
          </w:divBdr>
        </w:div>
        <w:div w:id="1942836627">
          <w:marLeft w:val="0"/>
          <w:marRight w:val="0"/>
          <w:marTop w:val="0"/>
          <w:marBottom w:val="0"/>
          <w:divBdr>
            <w:top w:val="none" w:sz="0" w:space="0" w:color="auto"/>
            <w:left w:val="none" w:sz="0" w:space="0" w:color="auto"/>
            <w:bottom w:val="none" w:sz="0" w:space="0" w:color="auto"/>
            <w:right w:val="none" w:sz="0" w:space="0" w:color="auto"/>
          </w:divBdr>
        </w:div>
        <w:div w:id="30108451">
          <w:marLeft w:val="0"/>
          <w:marRight w:val="0"/>
          <w:marTop w:val="0"/>
          <w:marBottom w:val="0"/>
          <w:divBdr>
            <w:top w:val="none" w:sz="0" w:space="0" w:color="auto"/>
            <w:left w:val="none" w:sz="0" w:space="0" w:color="auto"/>
            <w:bottom w:val="none" w:sz="0" w:space="0" w:color="auto"/>
            <w:right w:val="none" w:sz="0" w:space="0" w:color="auto"/>
          </w:divBdr>
        </w:div>
        <w:div w:id="1165125804">
          <w:marLeft w:val="0"/>
          <w:marRight w:val="0"/>
          <w:marTop w:val="0"/>
          <w:marBottom w:val="0"/>
          <w:divBdr>
            <w:top w:val="none" w:sz="0" w:space="0" w:color="auto"/>
            <w:left w:val="none" w:sz="0" w:space="0" w:color="auto"/>
            <w:bottom w:val="none" w:sz="0" w:space="0" w:color="auto"/>
            <w:right w:val="none" w:sz="0" w:space="0" w:color="auto"/>
          </w:divBdr>
        </w:div>
        <w:div w:id="1088042534">
          <w:marLeft w:val="0"/>
          <w:marRight w:val="0"/>
          <w:marTop w:val="0"/>
          <w:marBottom w:val="0"/>
          <w:divBdr>
            <w:top w:val="none" w:sz="0" w:space="0" w:color="auto"/>
            <w:left w:val="none" w:sz="0" w:space="0" w:color="auto"/>
            <w:bottom w:val="none" w:sz="0" w:space="0" w:color="auto"/>
            <w:right w:val="none" w:sz="0" w:space="0" w:color="auto"/>
          </w:divBdr>
        </w:div>
        <w:div w:id="1867719303">
          <w:marLeft w:val="0"/>
          <w:marRight w:val="0"/>
          <w:marTop w:val="0"/>
          <w:marBottom w:val="0"/>
          <w:divBdr>
            <w:top w:val="none" w:sz="0" w:space="0" w:color="auto"/>
            <w:left w:val="none" w:sz="0" w:space="0" w:color="auto"/>
            <w:bottom w:val="none" w:sz="0" w:space="0" w:color="auto"/>
            <w:right w:val="none" w:sz="0" w:space="0" w:color="auto"/>
          </w:divBdr>
        </w:div>
        <w:div w:id="726606284">
          <w:marLeft w:val="0"/>
          <w:marRight w:val="0"/>
          <w:marTop w:val="0"/>
          <w:marBottom w:val="0"/>
          <w:divBdr>
            <w:top w:val="none" w:sz="0" w:space="0" w:color="auto"/>
            <w:left w:val="none" w:sz="0" w:space="0" w:color="auto"/>
            <w:bottom w:val="none" w:sz="0" w:space="0" w:color="auto"/>
            <w:right w:val="none" w:sz="0" w:space="0" w:color="auto"/>
          </w:divBdr>
        </w:div>
        <w:div w:id="507913716">
          <w:marLeft w:val="0"/>
          <w:marRight w:val="0"/>
          <w:marTop w:val="0"/>
          <w:marBottom w:val="0"/>
          <w:divBdr>
            <w:top w:val="none" w:sz="0" w:space="0" w:color="auto"/>
            <w:left w:val="none" w:sz="0" w:space="0" w:color="auto"/>
            <w:bottom w:val="none" w:sz="0" w:space="0" w:color="auto"/>
            <w:right w:val="none" w:sz="0" w:space="0" w:color="auto"/>
          </w:divBdr>
        </w:div>
        <w:div w:id="668409084">
          <w:marLeft w:val="0"/>
          <w:marRight w:val="0"/>
          <w:marTop w:val="0"/>
          <w:marBottom w:val="0"/>
          <w:divBdr>
            <w:top w:val="none" w:sz="0" w:space="0" w:color="auto"/>
            <w:left w:val="none" w:sz="0" w:space="0" w:color="auto"/>
            <w:bottom w:val="none" w:sz="0" w:space="0" w:color="auto"/>
            <w:right w:val="none" w:sz="0" w:space="0" w:color="auto"/>
          </w:divBdr>
        </w:div>
        <w:div w:id="1833133274">
          <w:marLeft w:val="0"/>
          <w:marRight w:val="0"/>
          <w:marTop w:val="0"/>
          <w:marBottom w:val="0"/>
          <w:divBdr>
            <w:top w:val="none" w:sz="0" w:space="0" w:color="auto"/>
            <w:left w:val="none" w:sz="0" w:space="0" w:color="auto"/>
            <w:bottom w:val="none" w:sz="0" w:space="0" w:color="auto"/>
            <w:right w:val="none" w:sz="0" w:space="0" w:color="auto"/>
          </w:divBdr>
        </w:div>
        <w:div w:id="348458550">
          <w:marLeft w:val="0"/>
          <w:marRight w:val="0"/>
          <w:marTop w:val="0"/>
          <w:marBottom w:val="0"/>
          <w:divBdr>
            <w:top w:val="none" w:sz="0" w:space="0" w:color="auto"/>
            <w:left w:val="none" w:sz="0" w:space="0" w:color="auto"/>
            <w:bottom w:val="none" w:sz="0" w:space="0" w:color="auto"/>
            <w:right w:val="none" w:sz="0" w:space="0" w:color="auto"/>
          </w:divBdr>
        </w:div>
        <w:div w:id="1275094192">
          <w:marLeft w:val="0"/>
          <w:marRight w:val="0"/>
          <w:marTop w:val="0"/>
          <w:marBottom w:val="0"/>
          <w:divBdr>
            <w:top w:val="none" w:sz="0" w:space="0" w:color="auto"/>
            <w:left w:val="none" w:sz="0" w:space="0" w:color="auto"/>
            <w:bottom w:val="none" w:sz="0" w:space="0" w:color="auto"/>
            <w:right w:val="none" w:sz="0" w:space="0" w:color="auto"/>
          </w:divBdr>
        </w:div>
        <w:div w:id="1669796000">
          <w:marLeft w:val="0"/>
          <w:marRight w:val="0"/>
          <w:marTop w:val="0"/>
          <w:marBottom w:val="0"/>
          <w:divBdr>
            <w:top w:val="none" w:sz="0" w:space="0" w:color="auto"/>
            <w:left w:val="none" w:sz="0" w:space="0" w:color="auto"/>
            <w:bottom w:val="none" w:sz="0" w:space="0" w:color="auto"/>
            <w:right w:val="none" w:sz="0" w:space="0" w:color="auto"/>
          </w:divBdr>
        </w:div>
        <w:div w:id="1241258849">
          <w:marLeft w:val="0"/>
          <w:marRight w:val="0"/>
          <w:marTop w:val="0"/>
          <w:marBottom w:val="0"/>
          <w:divBdr>
            <w:top w:val="none" w:sz="0" w:space="0" w:color="auto"/>
            <w:left w:val="none" w:sz="0" w:space="0" w:color="auto"/>
            <w:bottom w:val="none" w:sz="0" w:space="0" w:color="auto"/>
            <w:right w:val="none" w:sz="0" w:space="0" w:color="auto"/>
          </w:divBdr>
        </w:div>
        <w:div w:id="1616642780">
          <w:marLeft w:val="0"/>
          <w:marRight w:val="0"/>
          <w:marTop w:val="0"/>
          <w:marBottom w:val="0"/>
          <w:divBdr>
            <w:top w:val="none" w:sz="0" w:space="0" w:color="auto"/>
            <w:left w:val="none" w:sz="0" w:space="0" w:color="auto"/>
            <w:bottom w:val="none" w:sz="0" w:space="0" w:color="auto"/>
            <w:right w:val="none" w:sz="0" w:space="0" w:color="auto"/>
          </w:divBdr>
        </w:div>
        <w:div w:id="956329319">
          <w:marLeft w:val="0"/>
          <w:marRight w:val="0"/>
          <w:marTop w:val="0"/>
          <w:marBottom w:val="0"/>
          <w:divBdr>
            <w:top w:val="none" w:sz="0" w:space="0" w:color="auto"/>
            <w:left w:val="none" w:sz="0" w:space="0" w:color="auto"/>
            <w:bottom w:val="none" w:sz="0" w:space="0" w:color="auto"/>
            <w:right w:val="none" w:sz="0" w:space="0" w:color="auto"/>
          </w:divBdr>
        </w:div>
        <w:div w:id="953092865">
          <w:marLeft w:val="0"/>
          <w:marRight w:val="0"/>
          <w:marTop w:val="0"/>
          <w:marBottom w:val="0"/>
          <w:divBdr>
            <w:top w:val="none" w:sz="0" w:space="0" w:color="auto"/>
            <w:left w:val="none" w:sz="0" w:space="0" w:color="auto"/>
            <w:bottom w:val="none" w:sz="0" w:space="0" w:color="auto"/>
            <w:right w:val="none" w:sz="0" w:space="0" w:color="auto"/>
          </w:divBdr>
        </w:div>
        <w:div w:id="618802606">
          <w:marLeft w:val="0"/>
          <w:marRight w:val="0"/>
          <w:marTop w:val="0"/>
          <w:marBottom w:val="0"/>
          <w:divBdr>
            <w:top w:val="none" w:sz="0" w:space="0" w:color="auto"/>
            <w:left w:val="none" w:sz="0" w:space="0" w:color="auto"/>
            <w:bottom w:val="none" w:sz="0" w:space="0" w:color="auto"/>
            <w:right w:val="none" w:sz="0" w:space="0" w:color="auto"/>
          </w:divBdr>
        </w:div>
        <w:div w:id="179392667">
          <w:marLeft w:val="0"/>
          <w:marRight w:val="0"/>
          <w:marTop w:val="0"/>
          <w:marBottom w:val="0"/>
          <w:divBdr>
            <w:top w:val="none" w:sz="0" w:space="0" w:color="auto"/>
            <w:left w:val="none" w:sz="0" w:space="0" w:color="auto"/>
            <w:bottom w:val="none" w:sz="0" w:space="0" w:color="auto"/>
            <w:right w:val="none" w:sz="0" w:space="0" w:color="auto"/>
          </w:divBdr>
        </w:div>
        <w:div w:id="2001423611">
          <w:marLeft w:val="0"/>
          <w:marRight w:val="0"/>
          <w:marTop w:val="0"/>
          <w:marBottom w:val="0"/>
          <w:divBdr>
            <w:top w:val="none" w:sz="0" w:space="0" w:color="auto"/>
            <w:left w:val="none" w:sz="0" w:space="0" w:color="auto"/>
            <w:bottom w:val="none" w:sz="0" w:space="0" w:color="auto"/>
            <w:right w:val="none" w:sz="0" w:space="0" w:color="auto"/>
          </w:divBdr>
        </w:div>
        <w:div w:id="1798065615">
          <w:marLeft w:val="0"/>
          <w:marRight w:val="0"/>
          <w:marTop w:val="0"/>
          <w:marBottom w:val="0"/>
          <w:divBdr>
            <w:top w:val="none" w:sz="0" w:space="0" w:color="auto"/>
            <w:left w:val="none" w:sz="0" w:space="0" w:color="auto"/>
            <w:bottom w:val="none" w:sz="0" w:space="0" w:color="auto"/>
            <w:right w:val="none" w:sz="0" w:space="0" w:color="auto"/>
          </w:divBdr>
        </w:div>
        <w:div w:id="506679089">
          <w:marLeft w:val="0"/>
          <w:marRight w:val="0"/>
          <w:marTop w:val="0"/>
          <w:marBottom w:val="0"/>
          <w:divBdr>
            <w:top w:val="none" w:sz="0" w:space="0" w:color="auto"/>
            <w:left w:val="none" w:sz="0" w:space="0" w:color="auto"/>
            <w:bottom w:val="none" w:sz="0" w:space="0" w:color="auto"/>
            <w:right w:val="none" w:sz="0" w:space="0" w:color="auto"/>
          </w:divBdr>
        </w:div>
        <w:div w:id="573659959">
          <w:marLeft w:val="0"/>
          <w:marRight w:val="0"/>
          <w:marTop w:val="0"/>
          <w:marBottom w:val="0"/>
          <w:divBdr>
            <w:top w:val="none" w:sz="0" w:space="0" w:color="auto"/>
            <w:left w:val="none" w:sz="0" w:space="0" w:color="auto"/>
            <w:bottom w:val="none" w:sz="0" w:space="0" w:color="auto"/>
            <w:right w:val="none" w:sz="0" w:space="0" w:color="auto"/>
          </w:divBdr>
        </w:div>
        <w:div w:id="1728725261">
          <w:marLeft w:val="0"/>
          <w:marRight w:val="0"/>
          <w:marTop w:val="0"/>
          <w:marBottom w:val="0"/>
          <w:divBdr>
            <w:top w:val="none" w:sz="0" w:space="0" w:color="auto"/>
            <w:left w:val="none" w:sz="0" w:space="0" w:color="auto"/>
            <w:bottom w:val="none" w:sz="0" w:space="0" w:color="auto"/>
            <w:right w:val="none" w:sz="0" w:space="0" w:color="auto"/>
          </w:divBdr>
        </w:div>
        <w:div w:id="617680282">
          <w:marLeft w:val="0"/>
          <w:marRight w:val="0"/>
          <w:marTop w:val="0"/>
          <w:marBottom w:val="0"/>
          <w:divBdr>
            <w:top w:val="none" w:sz="0" w:space="0" w:color="auto"/>
            <w:left w:val="none" w:sz="0" w:space="0" w:color="auto"/>
            <w:bottom w:val="none" w:sz="0" w:space="0" w:color="auto"/>
            <w:right w:val="none" w:sz="0" w:space="0" w:color="auto"/>
          </w:divBdr>
        </w:div>
        <w:div w:id="1382900376">
          <w:marLeft w:val="0"/>
          <w:marRight w:val="0"/>
          <w:marTop w:val="0"/>
          <w:marBottom w:val="0"/>
          <w:divBdr>
            <w:top w:val="none" w:sz="0" w:space="0" w:color="auto"/>
            <w:left w:val="none" w:sz="0" w:space="0" w:color="auto"/>
            <w:bottom w:val="none" w:sz="0" w:space="0" w:color="auto"/>
            <w:right w:val="none" w:sz="0" w:space="0" w:color="auto"/>
          </w:divBdr>
        </w:div>
        <w:div w:id="427625933">
          <w:marLeft w:val="0"/>
          <w:marRight w:val="0"/>
          <w:marTop w:val="0"/>
          <w:marBottom w:val="0"/>
          <w:divBdr>
            <w:top w:val="none" w:sz="0" w:space="0" w:color="auto"/>
            <w:left w:val="none" w:sz="0" w:space="0" w:color="auto"/>
            <w:bottom w:val="none" w:sz="0" w:space="0" w:color="auto"/>
            <w:right w:val="none" w:sz="0" w:space="0" w:color="auto"/>
          </w:divBdr>
        </w:div>
        <w:div w:id="1953979153">
          <w:marLeft w:val="0"/>
          <w:marRight w:val="0"/>
          <w:marTop w:val="0"/>
          <w:marBottom w:val="0"/>
          <w:divBdr>
            <w:top w:val="none" w:sz="0" w:space="0" w:color="auto"/>
            <w:left w:val="none" w:sz="0" w:space="0" w:color="auto"/>
            <w:bottom w:val="none" w:sz="0" w:space="0" w:color="auto"/>
            <w:right w:val="none" w:sz="0" w:space="0" w:color="auto"/>
          </w:divBdr>
        </w:div>
        <w:div w:id="1124234384">
          <w:marLeft w:val="0"/>
          <w:marRight w:val="0"/>
          <w:marTop w:val="0"/>
          <w:marBottom w:val="0"/>
          <w:divBdr>
            <w:top w:val="none" w:sz="0" w:space="0" w:color="auto"/>
            <w:left w:val="none" w:sz="0" w:space="0" w:color="auto"/>
            <w:bottom w:val="none" w:sz="0" w:space="0" w:color="auto"/>
            <w:right w:val="none" w:sz="0" w:space="0" w:color="auto"/>
          </w:divBdr>
        </w:div>
        <w:div w:id="1872381096">
          <w:marLeft w:val="0"/>
          <w:marRight w:val="0"/>
          <w:marTop w:val="0"/>
          <w:marBottom w:val="0"/>
          <w:divBdr>
            <w:top w:val="none" w:sz="0" w:space="0" w:color="auto"/>
            <w:left w:val="none" w:sz="0" w:space="0" w:color="auto"/>
            <w:bottom w:val="none" w:sz="0" w:space="0" w:color="auto"/>
            <w:right w:val="none" w:sz="0" w:space="0" w:color="auto"/>
          </w:divBdr>
        </w:div>
        <w:div w:id="26877788">
          <w:marLeft w:val="0"/>
          <w:marRight w:val="0"/>
          <w:marTop w:val="0"/>
          <w:marBottom w:val="0"/>
          <w:divBdr>
            <w:top w:val="none" w:sz="0" w:space="0" w:color="auto"/>
            <w:left w:val="none" w:sz="0" w:space="0" w:color="auto"/>
            <w:bottom w:val="none" w:sz="0" w:space="0" w:color="auto"/>
            <w:right w:val="none" w:sz="0" w:space="0" w:color="auto"/>
          </w:divBdr>
        </w:div>
        <w:div w:id="443620193">
          <w:marLeft w:val="0"/>
          <w:marRight w:val="0"/>
          <w:marTop w:val="0"/>
          <w:marBottom w:val="0"/>
          <w:divBdr>
            <w:top w:val="none" w:sz="0" w:space="0" w:color="auto"/>
            <w:left w:val="none" w:sz="0" w:space="0" w:color="auto"/>
            <w:bottom w:val="none" w:sz="0" w:space="0" w:color="auto"/>
            <w:right w:val="none" w:sz="0" w:space="0" w:color="auto"/>
          </w:divBdr>
        </w:div>
        <w:div w:id="1722441517">
          <w:marLeft w:val="0"/>
          <w:marRight w:val="0"/>
          <w:marTop w:val="0"/>
          <w:marBottom w:val="0"/>
          <w:divBdr>
            <w:top w:val="none" w:sz="0" w:space="0" w:color="auto"/>
            <w:left w:val="none" w:sz="0" w:space="0" w:color="auto"/>
            <w:bottom w:val="none" w:sz="0" w:space="0" w:color="auto"/>
            <w:right w:val="none" w:sz="0" w:space="0" w:color="auto"/>
          </w:divBdr>
        </w:div>
        <w:div w:id="1953129039">
          <w:marLeft w:val="0"/>
          <w:marRight w:val="0"/>
          <w:marTop w:val="0"/>
          <w:marBottom w:val="0"/>
          <w:divBdr>
            <w:top w:val="none" w:sz="0" w:space="0" w:color="auto"/>
            <w:left w:val="none" w:sz="0" w:space="0" w:color="auto"/>
            <w:bottom w:val="none" w:sz="0" w:space="0" w:color="auto"/>
            <w:right w:val="none" w:sz="0" w:space="0" w:color="auto"/>
          </w:divBdr>
        </w:div>
        <w:div w:id="458038498">
          <w:marLeft w:val="0"/>
          <w:marRight w:val="0"/>
          <w:marTop w:val="0"/>
          <w:marBottom w:val="0"/>
          <w:divBdr>
            <w:top w:val="none" w:sz="0" w:space="0" w:color="auto"/>
            <w:left w:val="none" w:sz="0" w:space="0" w:color="auto"/>
            <w:bottom w:val="none" w:sz="0" w:space="0" w:color="auto"/>
            <w:right w:val="none" w:sz="0" w:space="0" w:color="auto"/>
          </w:divBdr>
        </w:div>
        <w:div w:id="196814963">
          <w:marLeft w:val="0"/>
          <w:marRight w:val="0"/>
          <w:marTop w:val="0"/>
          <w:marBottom w:val="0"/>
          <w:divBdr>
            <w:top w:val="none" w:sz="0" w:space="0" w:color="auto"/>
            <w:left w:val="none" w:sz="0" w:space="0" w:color="auto"/>
            <w:bottom w:val="none" w:sz="0" w:space="0" w:color="auto"/>
            <w:right w:val="none" w:sz="0" w:space="0" w:color="auto"/>
          </w:divBdr>
        </w:div>
        <w:div w:id="1275289093">
          <w:marLeft w:val="0"/>
          <w:marRight w:val="0"/>
          <w:marTop w:val="0"/>
          <w:marBottom w:val="0"/>
          <w:divBdr>
            <w:top w:val="none" w:sz="0" w:space="0" w:color="auto"/>
            <w:left w:val="none" w:sz="0" w:space="0" w:color="auto"/>
            <w:bottom w:val="none" w:sz="0" w:space="0" w:color="auto"/>
            <w:right w:val="none" w:sz="0" w:space="0" w:color="auto"/>
          </w:divBdr>
        </w:div>
        <w:div w:id="431703630">
          <w:marLeft w:val="0"/>
          <w:marRight w:val="0"/>
          <w:marTop w:val="0"/>
          <w:marBottom w:val="0"/>
          <w:divBdr>
            <w:top w:val="none" w:sz="0" w:space="0" w:color="auto"/>
            <w:left w:val="none" w:sz="0" w:space="0" w:color="auto"/>
            <w:bottom w:val="none" w:sz="0" w:space="0" w:color="auto"/>
            <w:right w:val="none" w:sz="0" w:space="0" w:color="auto"/>
          </w:divBdr>
        </w:div>
        <w:div w:id="910238607">
          <w:marLeft w:val="0"/>
          <w:marRight w:val="0"/>
          <w:marTop w:val="0"/>
          <w:marBottom w:val="0"/>
          <w:divBdr>
            <w:top w:val="none" w:sz="0" w:space="0" w:color="auto"/>
            <w:left w:val="none" w:sz="0" w:space="0" w:color="auto"/>
            <w:bottom w:val="none" w:sz="0" w:space="0" w:color="auto"/>
            <w:right w:val="none" w:sz="0" w:space="0" w:color="auto"/>
          </w:divBdr>
        </w:div>
        <w:div w:id="810710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nu.org/licenses/g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7B136-C83B-422A-85C5-D3C0E7A37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HSSOE</Company>
  <LinksUpToDate>false</LinksUpToDate>
  <CharactersWithSpaces>10559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duongkt</dc:creator>
  <cp:lastModifiedBy>Minh</cp:lastModifiedBy>
  <cp:revision>2</cp:revision>
  <cp:lastPrinted>2014-01-13T17:22:00Z</cp:lastPrinted>
  <dcterms:created xsi:type="dcterms:W3CDTF">2014-02-03T19:31:00Z</dcterms:created>
  <dcterms:modified xsi:type="dcterms:W3CDTF">2014-02-03T19:31:00Z</dcterms:modified>
</cp:coreProperties>
</file>